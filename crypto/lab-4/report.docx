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DDDE9" w14:textId="77777777" w:rsidR="002F033A" w:rsidRPr="00BA56A5" w:rsidRDefault="002F033A" w:rsidP="00EA0700">
      <w:pPr>
        <w:spacing w:after="82" w:line="264" w:lineRule="auto"/>
        <w:ind w:left="-142" w:right="-138"/>
        <w:jc w:val="center"/>
        <w:rPr>
          <w:rFonts w:ascii="Times New Roman" w:hAnsi="Times New Roman" w:cs="Times New Roman"/>
          <w:b/>
          <w:bCs/>
          <w:sz w:val="32"/>
          <w:szCs w:val="32"/>
        </w:rPr>
      </w:pPr>
      <w:r w:rsidRPr="00BA56A5">
        <w:rPr>
          <w:rFonts w:ascii="Times New Roman" w:eastAsia="Times New Roman" w:hAnsi="Times New Roman" w:cs="Times New Roman"/>
          <w:b/>
          <w:bCs/>
          <w:sz w:val="32"/>
          <w:szCs w:val="32"/>
        </w:rPr>
        <w:t>МИНИСТЕРСТВО НАУКИ И ВЫСШЕГО ОБРАЗОВАНИЯ РФ</w:t>
      </w:r>
    </w:p>
    <w:p w14:paraId="009724DE" w14:textId="77777777" w:rsidR="002F033A" w:rsidRPr="00BA56A5" w:rsidRDefault="002F033A" w:rsidP="002F033A">
      <w:pPr>
        <w:spacing w:line="264" w:lineRule="auto"/>
        <w:ind w:left="25" w:right="15"/>
        <w:jc w:val="center"/>
        <w:rPr>
          <w:rFonts w:ascii="Times New Roman" w:hAnsi="Times New Roman" w:cs="Times New Roman"/>
          <w:b/>
          <w:bCs/>
          <w:sz w:val="32"/>
          <w:szCs w:val="32"/>
        </w:rPr>
      </w:pPr>
      <w:r w:rsidRPr="00BA56A5">
        <w:rPr>
          <w:rFonts w:ascii="Times New Roman" w:eastAsia="Times New Roman" w:hAnsi="Times New Roman" w:cs="Times New Roman"/>
          <w:b/>
          <w:bCs/>
          <w:sz w:val="32"/>
          <w:szCs w:val="32"/>
        </w:rPr>
        <w:t>Федеральное государственное бюджетное образовательное учреждение высшего образования</w:t>
      </w:r>
    </w:p>
    <w:p w14:paraId="416DF75F" w14:textId="77777777" w:rsidR="002F033A" w:rsidRPr="00BA56A5" w:rsidRDefault="002F033A" w:rsidP="002F033A">
      <w:pPr>
        <w:spacing w:line="264" w:lineRule="auto"/>
        <w:ind w:left="25"/>
        <w:jc w:val="center"/>
        <w:rPr>
          <w:rFonts w:ascii="Times New Roman" w:hAnsi="Times New Roman" w:cs="Times New Roman"/>
          <w:b/>
          <w:bCs/>
          <w:sz w:val="32"/>
          <w:szCs w:val="32"/>
        </w:rPr>
      </w:pPr>
      <w:r w:rsidRPr="00BA56A5">
        <w:rPr>
          <w:rFonts w:ascii="Times New Roman" w:eastAsia="Times New Roman" w:hAnsi="Times New Roman" w:cs="Times New Roman"/>
          <w:b/>
          <w:bCs/>
          <w:sz w:val="32"/>
          <w:szCs w:val="32"/>
        </w:rPr>
        <w:t>«Московский Авиационный Институт»</w:t>
      </w:r>
    </w:p>
    <w:p w14:paraId="32B7BD1F" w14:textId="77777777" w:rsidR="002F033A" w:rsidRPr="00BA56A5" w:rsidRDefault="002F033A" w:rsidP="002F033A">
      <w:pPr>
        <w:spacing w:line="264" w:lineRule="auto"/>
        <w:ind w:left="25" w:right="2"/>
        <w:jc w:val="center"/>
        <w:rPr>
          <w:rFonts w:ascii="Times New Roman" w:hAnsi="Times New Roman" w:cs="Times New Roman"/>
          <w:b/>
          <w:bCs/>
          <w:sz w:val="32"/>
          <w:szCs w:val="32"/>
        </w:rPr>
      </w:pPr>
      <w:r w:rsidRPr="00BA56A5">
        <w:rPr>
          <w:rFonts w:ascii="Times New Roman" w:eastAsia="Times New Roman" w:hAnsi="Times New Roman" w:cs="Times New Roman"/>
          <w:b/>
          <w:bCs/>
          <w:sz w:val="32"/>
          <w:szCs w:val="32"/>
        </w:rPr>
        <w:t>(Национальный Исследовательский Университет)</w:t>
      </w:r>
    </w:p>
    <w:p w14:paraId="6AD4B8B9" w14:textId="77777777" w:rsidR="00EA0700" w:rsidRPr="00BA56A5" w:rsidRDefault="00EA0700" w:rsidP="002F033A">
      <w:pPr>
        <w:spacing w:after="38" w:line="256" w:lineRule="auto"/>
        <w:ind w:left="87" w:firstLine="0"/>
        <w:jc w:val="center"/>
        <w:rPr>
          <w:rFonts w:ascii="Times New Roman" w:eastAsia="Times New Roman" w:hAnsi="Times New Roman" w:cs="Times New Roman"/>
          <w:b/>
          <w:bCs/>
          <w:sz w:val="32"/>
          <w:szCs w:val="32"/>
        </w:rPr>
      </w:pPr>
    </w:p>
    <w:p w14:paraId="05517C47" w14:textId="1E83B0DF" w:rsidR="002F033A" w:rsidRPr="00BA56A5" w:rsidRDefault="002F033A" w:rsidP="002F033A">
      <w:pPr>
        <w:spacing w:after="38" w:line="256" w:lineRule="auto"/>
        <w:ind w:left="87" w:firstLine="0"/>
        <w:jc w:val="center"/>
        <w:rPr>
          <w:rFonts w:ascii="Times New Roman" w:hAnsi="Times New Roman" w:cs="Times New Roman"/>
          <w:b/>
          <w:bCs/>
          <w:sz w:val="32"/>
          <w:szCs w:val="32"/>
        </w:rPr>
      </w:pPr>
    </w:p>
    <w:p w14:paraId="221954E2" w14:textId="6BEDFFEC" w:rsidR="002F033A" w:rsidRPr="00BA56A5" w:rsidRDefault="002F033A" w:rsidP="002F033A">
      <w:pPr>
        <w:spacing w:line="264" w:lineRule="auto"/>
        <w:ind w:left="25" w:right="15"/>
        <w:jc w:val="center"/>
        <w:rPr>
          <w:rFonts w:ascii="Times New Roman" w:hAnsi="Times New Roman" w:cs="Times New Roman"/>
          <w:b/>
          <w:bCs/>
          <w:sz w:val="32"/>
          <w:szCs w:val="32"/>
        </w:rPr>
      </w:pPr>
      <w:r w:rsidRPr="00BA56A5">
        <w:rPr>
          <w:rFonts w:ascii="Times New Roman" w:eastAsia="Times New Roman" w:hAnsi="Times New Roman" w:cs="Times New Roman"/>
          <w:b/>
          <w:bCs/>
          <w:sz w:val="32"/>
          <w:szCs w:val="32"/>
        </w:rPr>
        <w:t xml:space="preserve">Институт: №8 «Информационные технологии </w:t>
      </w:r>
      <w:r w:rsidR="00840332">
        <w:rPr>
          <w:rFonts w:ascii="Times New Roman" w:eastAsia="Times New Roman" w:hAnsi="Times New Roman" w:cs="Times New Roman"/>
          <w:b/>
          <w:bCs/>
          <w:sz w:val="32"/>
          <w:szCs w:val="32"/>
        </w:rPr>
        <w:br/>
      </w:r>
      <w:r w:rsidRPr="00BA56A5">
        <w:rPr>
          <w:rFonts w:ascii="Times New Roman" w:eastAsia="Times New Roman" w:hAnsi="Times New Roman" w:cs="Times New Roman"/>
          <w:b/>
          <w:bCs/>
          <w:sz w:val="32"/>
          <w:szCs w:val="32"/>
        </w:rPr>
        <w:t xml:space="preserve">и прикладная математика» </w:t>
      </w:r>
      <w:r w:rsidR="00CF1899" w:rsidRPr="00BA56A5">
        <w:rPr>
          <w:rFonts w:ascii="Times New Roman" w:eastAsia="Times New Roman" w:hAnsi="Times New Roman" w:cs="Times New Roman"/>
          <w:b/>
          <w:bCs/>
          <w:sz w:val="32"/>
          <w:szCs w:val="32"/>
        </w:rPr>
        <w:br/>
      </w:r>
      <w:r w:rsidRPr="00BA56A5">
        <w:rPr>
          <w:rFonts w:ascii="Times New Roman" w:eastAsia="Times New Roman" w:hAnsi="Times New Roman" w:cs="Times New Roman"/>
          <w:b/>
          <w:bCs/>
          <w:sz w:val="32"/>
          <w:szCs w:val="32"/>
        </w:rPr>
        <w:t xml:space="preserve">Кафедра: 806 «Вычислительная математика </w:t>
      </w:r>
      <w:r w:rsidR="00840332">
        <w:rPr>
          <w:rFonts w:ascii="Times New Roman" w:eastAsia="Times New Roman" w:hAnsi="Times New Roman" w:cs="Times New Roman"/>
          <w:b/>
          <w:bCs/>
          <w:sz w:val="32"/>
          <w:szCs w:val="32"/>
        </w:rPr>
        <w:br/>
      </w:r>
      <w:r w:rsidRPr="00BA56A5">
        <w:rPr>
          <w:rFonts w:ascii="Times New Roman" w:eastAsia="Times New Roman" w:hAnsi="Times New Roman" w:cs="Times New Roman"/>
          <w:b/>
          <w:bCs/>
          <w:sz w:val="32"/>
          <w:szCs w:val="32"/>
        </w:rPr>
        <w:t>и программирование»</w:t>
      </w:r>
    </w:p>
    <w:p w14:paraId="3B97BF88" w14:textId="479BA48A" w:rsidR="00EA0700" w:rsidRPr="00BA56A5" w:rsidRDefault="00EA0700" w:rsidP="00CF1899">
      <w:pPr>
        <w:spacing w:after="120" w:line="264" w:lineRule="auto"/>
        <w:ind w:left="28" w:right="17" w:hanging="11"/>
        <w:jc w:val="center"/>
        <w:rPr>
          <w:rFonts w:ascii="Times New Roman" w:hAnsi="Times New Roman" w:cs="Times New Roman"/>
          <w:sz w:val="32"/>
          <w:szCs w:val="32"/>
        </w:rPr>
      </w:pPr>
    </w:p>
    <w:p w14:paraId="39041DB2" w14:textId="77777777" w:rsidR="00EA0700" w:rsidRPr="00BA56A5" w:rsidRDefault="00EA0700" w:rsidP="00CF1899">
      <w:pPr>
        <w:spacing w:after="120" w:line="264" w:lineRule="auto"/>
        <w:ind w:left="28" w:right="17" w:hanging="11"/>
        <w:jc w:val="center"/>
        <w:rPr>
          <w:rFonts w:ascii="Times New Roman" w:hAnsi="Times New Roman" w:cs="Times New Roman"/>
          <w:sz w:val="32"/>
          <w:szCs w:val="32"/>
        </w:rPr>
      </w:pPr>
    </w:p>
    <w:p w14:paraId="1011B0C8" w14:textId="77777777" w:rsidR="00CF1899" w:rsidRPr="00BA56A5" w:rsidRDefault="00CF1899" w:rsidP="00CF1899">
      <w:pPr>
        <w:spacing w:after="120" w:line="264" w:lineRule="auto"/>
        <w:ind w:left="28" w:right="17" w:hanging="11"/>
        <w:jc w:val="center"/>
        <w:rPr>
          <w:rFonts w:ascii="Times New Roman" w:hAnsi="Times New Roman" w:cs="Times New Roman"/>
          <w:sz w:val="32"/>
          <w:szCs w:val="32"/>
        </w:rPr>
      </w:pPr>
    </w:p>
    <w:p w14:paraId="6ADCED04" w14:textId="23D5585B" w:rsidR="002F033A" w:rsidRPr="00BA56A5" w:rsidRDefault="002F033A" w:rsidP="002F033A">
      <w:pPr>
        <w:spacing w:line="264" w:lineRule="auto"/>
        <w:ind w:left="2592" w:right="2570"/>
        <w:jc w:val="center"/>
        <w:rPr>
          <w:rFonts w:ascii="Times New Roman" w:hAnsi="Times New Roman" w:cs="Times New Roman"/>
          <w:sz w:val="32"/>
          <w:szCs w:val="32"/>
        </w:rPr>
      </w:pPr>
      <w:r w:rsidRPr="00BA56A5">
        <w:rPr>
          <w:rFonts w:ascii="Times New Roman" w:eastAsia="Times New Roman" w:hAnsi="Times New Roman" w:cs="Times New Roman"/>
          <w:sz w:val="32"/>
          <w:szCs w:val="32"/>
        </w:rPr>
        <w:t xml:space="preserve">Лабораторная работа № </w:t>
      </w:r>
      <w:r w:rsidR="009B14BE" w:rsidRPr="009B14BE">
        <w:rPr>
          <w:rFonts w:ascii="Times New Roman" w:eastAsia="Times New Roman" w:hAnsi="Times New Roman" w:cs="Times New Roman"/>
          <w:sz w:val="32"/>
          <w:szCs w:val="32"/>
        </w:rPr>
        <w:t>4</w:t>
      </w:r>
      <w:r w:rsidR="006B0B02" w:rsidRPr="00BA56A5">
        <w:rPr>
          <w:rFonts w:ascii="Times New Roman" w:eastAsia="Times New Roman" w:hAnsi="Times New Roman" w:cs="Times New Roman"/>
          <w:sz w:val="32"/>
          <w:szCs w:val="32"/>
        </w:rPr>
        <w:br/>
      </w:r>
      <w:r w:rsidRPr="00BA56A5">
        <w:rPr>
          <w:rFonts w:ascii="Times New Roman" w:eastAsia="Times New Roman" w:hAnsi="Times New Roman" w:cs="Times New Roman"/>
          <w:sz w:val="32"/>
          <w:szCs w:val="32"/>
        </w:rPr>
        <w:t>по курсу</w:t>
      </w:r>
      <w:r w:rsidR="00CF1899" w:rsidRPr="00BA56A5">
        <w:rPr>
          <w:rFonts w:ascii="Times New Roman" w:eastAsia="Times New Roman" w:hAnsi="Times New Roman" w:cs="Times New Roman"/>
          <w:sz w:val="32"/>
          <w:szCs w:val="32"/>
        </w:rPr>
        <w:t xml:space="preserve"> </w:t>
      </w:r>
      <w:r w:rsidRPr="00BA56A5">
        <w:rPr>
          <w:rFonts w:ascii="Times New Roman" w:eastAsia="Times New Roman" w:hAnsi="Times New Roman" w:cs="Times New Roman"/>
          <w:sz w:val="32"/>
          <w:szCs w:val="32"/>
        </w:rPr>
        <w:t>«Криптография»</w:t>
      </w:r>
    </w:p>
    <w:p w14:paraId="6822B95F" w14:textId="77777777" w:rsidR="00EA0700" w:rsidRPr="00BA56A5" w:rsidRDefault="00EA0700" w:rsidP="00CF1899">
      <w:pPr>
        <w:spacing w:after="120" w:line="257" w:lineRule="auto"/>
        <w:ind w:left="91" w:firstLine="0"/>
        <w:jc w:val="center"/>
        <w:rPr>
          <w:rFonts w:ascii="Times New Roman" w:eastAsia="Times New Roman" w:hAnsi="Times New Roman" w:cs="Times New Roman"/>
          <w:sz w:val="30"/>
        </w:rPr>
      </w:pPr>
    </w:p>
    <w:p w14:paraId="2F33EC67" w14:textId="77777777" w:rsidR="00CF1899" w:rsidRPr="00BA56A5" w:rsidRDefault="00CF1899" w:rsidP="00CF1899">
      <w:pPr>
        <w:spacing w:after="120" w:line="257" w:lineRule="auto"/>
        <w:ind w:left="91" w:firstLine="0"/>
        <w:jc w:val="center"/>
        <w:rPr>
          <w:rFonts w:ascii="Times New Roman" w:eastAsia="Times New Roman" w:hAnsi="Times New Roman" w:cs="Times New Roman"/>
          <w:sz w:val="30"/>
        </w:rPr>
      </w:pPr>
    </w:p>
    <w:p w14:paraId="3B0CAAD7" w14:textId="77777777" w:rsidR="00CF1899" w:rsidRPr="00BA56A5" w:rsidRDefault="00CF1899" w:rsidP="00CF1899">
      <w:pPr>
        <w:spacing w:after="120" w:line="257" w:lineRule="auto"/>
        <w:ind w:left="91" w:firstLine="0"/>
        <w:jc w:val="center"/>
        <w:rPr>
          <w:rFonts w:ascii="Times New Roman" w:eastAsia="Times New Roman" w:hAnsi="Times New Roman" w:cs="Times New Roman"/>
          <w:sz w:val="30"/>
        </w:rPr>
      </w:pPr>
    </w:p>
    <w:p w14:paraId="3E2E4A90" w14:textId="77777777" w:rsidR="00CF1899" w:rsidRPr="00BA56A5" w:rsidRDefault="00CF1899" w:rsidP="00CF1899">
      <w:pPr>
        <w:spacing w:after="120" w:line="257" w:lineRule="auto"/>
        <w:ind w:left="91" w:firstLine="0"/>
        <w:jc w:val="center"/>
        <w:rPr>
          <w:rFonts w:ascii="Times New Roman" w:eastAsia="Times New Roman" w:hAnsi="Times New Roman" w:cs="Times New Roman"/>
          <w:sz w:val="30"/>
        </w:rPr>
      </w:pPr>
    </w:p>
    <w:p w14:paraId="4DAC55B8" w14:textId="0E5EA8CF" w:rsidR="002F033A" w:rsidRPr="00BA56A5" w:rsidRDefault="002F033A" w:rsidP="00CF1899">
      <w:pPr>
        <w:tabs>
          <w:tab w:val="center" w:pos="6218"/>
          <w:tab w:val="right" w:pos="9623"/>
        </w:tabs>
        <w:spacing w:after="189" w:line="256" w:lineRule="auto"/>
        <w:ind w:left="5529" w:firstLine="0"/>
        <w:jc w:val="left"/>
        <w:rPr>
          <w:rFonts w:ascii="Times New Roman" w:hAnsi="Times New Roman" w:cs="Times New Roman"/>
          <w:sz w:val="28"/>
          <w:szCs w:val="28"/>
        </w:rPr>
      </w:pPr>
      <w:r w:rsidRPr="00BA56A5">
        <w:rPr>
          <w:rFonts w:ascii="Times New Roman" w:eastAsia="Times New Roman" w:hAnsi="Times New Roman" w:cs="Times New Roman"/>
          <w:sz w:val="28"/>
          <w:szCs w:val="28"/>
        </w:rPr>
        <w:t>Группа: М8О-3</w:t>
      </w:r>
      <w:r w:rsidR="00A630AE" w:rsidRPr="00A630AE">
        <w:rPr>
          <w:rFonts w:ascii="Times New Roman" w:eastAsia="Times New Roman" w:hAnsi="Times New Roman" w:cs="Times New Roman"/>
          <w:sz w:val="28"/>
          <w:szCs w:val="28"/>
        </w:rPr>
        <w:t>08</w:t>
      </w:r>
      <w:r w:rsidRPr="00BA56A5">
        <w:rPr>
          <w:rFonts w:ascii="Times New Roman" w:eastAsia="Times New Roman" w:hAnsi="Times New Roman" w:cs="Times New Roman"/>
          <w:sz w:val="28"/>
          <w:szCs w:val="28"/>
        </w:rPr>
        <w:t>Б-</w:t>
      </w:r>
      <w:r w:rsidR="00CF1899" w:rsidRPr="00BA56A5">
        <w:rPr>
          <w:rFonts w:ascii="Times New Roman" w:eastAsia="Times New Roman" w:hAnsi="Times New Roman" w:cs="Times New Roman"/>
          <w:sz w:val="28"/>
          <w:szCs w:val="28"/>
        </w:rPr>
        <w:t>21</w:t>
      </w:r>
    </w:p>
    <w:p w14:paraId="676161D6" w14:textId="110AFD2C" w:rsidR="002F033A" w:rsidRPr="00BA56A5" w:rsidRDefault="002F033A" w:rsidP="00CF1899">
      <w:pPr>
        <w:tabs>
          <w:tab w:val="center" w:pos="6273"/>
          <w:tab w:val="right" w:pos="9623"/>
        </w:tabs>
        <w:spacing w:after="189" w:line="256" w:lineRule="auto"/>
        <w:ind w:left="5529" w:firstLine="0"/>
        <w:jc w:val="left"/>
        <w:rPr>
          <w:rFonts w:ascii="Times New Roman" w:hAnsi="Times New Roman" w:cs="Times New Roman"/>
          <w:sz w:val="28"/>
          <w:szCs w:val="28"/>
        </w:rPr>
      </w:pPr>
      <w:r w:rsidRPr="00BA56A5">
        <w:rPr>
          <w:rFonts w:ascii="Times New Roman" w:eastAsia="Times New Roman" w:hAnsi="Times New Roman" w:cs="Times New Roman"/>
          <w:sz w:val="28"/>
          <w:szCs w:val="28"/>
        </w:rPr>
        <w:t>Студент</w:t>
      </w:r>
      <w:r w:rsidR="00EA0700" w:rsidRPr="00BA56A5">
        <w:rPr>
          <w:rFonts w:ascii="Times New Roman" w:eastAsia="Times New Roman" w:hAnsi="Times New Roman" w:cs="Times New Roman"/>
          <w:sz w:val="28"/>
          <w:szCs w:val="28"/>
        </w:rPr>
        <w:t>(ка)</w:t>
      </w:r>
      <w:r w:rsidRPr="00BA56A5">
        <w:rPr>
          <w:rFonts w:ascii="Times New Roman" w:eastAsia="Times New Roman" w:hAnsi="Times New Roman" w:cs="Times New Roman"/>
          <w:sz w:val="28"/>
          <w:szCs w:val="28"/>
        </w:rPr>
        <w:t xml:space="preserve">: </w:t>
      </w:r>
      <w:r w:rsidR="00A630AE">
        <w:rPr>
          <w:rFonts w:ascii="Times New Roman" w:eastAsia="Times New Roman" w:hAnsi="Times New Roman" w:cs="Times New Roman"/>
          <w:sz w:val="28"/>
          <w:szCs w:val="28"/>
        </w:rPr>
        <w:t>А. Ю. Гришин</w:t>
      </w:r>
    </w:p>
    <w:p w14:paraId="1DF34176" w14:textId="3FC9AB8D" w:rsidR="002F033A" w:rsidRPr="00BA56A5" w:rsidRDefault="002F033A" w:rsidP="00CF1899">
      <w:pPr>
        <w:tabs>
          <w:tab w:val="center" w:pos="6649"/>
          <w:tab w:val="right" w:pos="9623"/>
        </w:tabs>
        <w:spacing w:after="189" w:line="256" w:lineRule="auto"/>
        <w:ind w:left="5529" w:firstLine="0"/>
        <w:jc w:val="left"/>
        <w:rPr>
          <w:rFonts w:ascii="Times New Roman" w:hAnsi="Times New Roman" w:cs="Times New Roman"/>
          <w:sz w:val="28"/>
          <w:szCs w:val="28"/>
        </w:rPr>
      </w:pPr>
      <w:r w:rsidRPr="00BA56A5">
        <w:rPr>
          <w:rFonts w:ascii="Times New Roman" w:eastAsia="Times New Roman" w:hAnsi="Times New Roman" w:cs="Times New Roman"/>
          <w:sz w:val="28"/>
          <w:szCs w:val="28"/>
        </w:rPr>
        <w:t>Преподаватель: А. В. Борисов</w:t>
      </w:r>
    </w:p>
    <w:p w14:paraId="182302DE" w14:textId="3A2F4F78" w:rsidR="002F033A" w:rsidRPr="00BA56A5" w:rsidRDefault="002F033A" w:rsidP="00CF1899">
      <w:pPr>
        <w:spacing w:after="183" w:line="256" w:lineRule="auto"/>
        <w:ind w:left="5529" w:firstLine="0"/>
        <w:jc w:val="left"/>
        <w:rPr>
          <w:rFonts w:ascii="Times New Roman" w:hAnsi="Times New Roman" w:cs="Times New Roman"/>
          <w:sz w:val="28"/>
          <w:szCs w:val="28"/>
        </w:rPr>
      </w:pPr>
      <w:r w:rsidRPr="00BA56A5">
        <w:rPr>
          <w:rFonts w:ascii="Times New Roman" w:eastAsia="Times New Roman" w:hAnsi="Times New Roman" w:cs="Times New Roman"/>
          <w:sz w:val="28"/>
          <w:szCs w:val="28"/>
        </w:rPr>
        <w:t>Оценка:</w:t>
      </w:r>
    </w:p>
    <w:p w14:paraId="1231BE91" w14:textId="5302A1F7" w:rsidR="002F033A" w:rsidRPr="00BA56A5" w:rsidRDefault="002F033A" w:rsidP="00CF1899">
      <w:pPr>
        <w:spacing w:after="59" w:line="256" w:lineRule="auto"/>
        <w:ind w:left="5529" w:right="302" w:firstLine="0"/>
        <w:jc w:val="left"/>
        <w:rPr>
          <w:rFonts w:ascii="Times New Roman" w:hAnsi="Times New Roman" w:cs="Times New Roman"/>
          <w:sz w:val="28"/>
          <w:szCs w:val="28"/>
        </w:rPr>
      </w:pPr>
      <w:r w:rsidRPr="00BA56A5">
        <w:rPr>
          <w:rFonts w:ascii="Times New Roman" w:eastAsia="Times New Roman" w:hAnsi="Times New Roman" w:cs="Times New Roman"/>
          <w:sz w:val="28"/>
          <w:szCs w:val="28"/>
        </w:rPr>
        <w:t>Дата:</w:t>
      </w:r>
      <w:r w:rsidR="00CF1899" w:rsidRPr="00BA56A5">
        <w:rPr>
          <w:rFonts w:ascii="Times New Roman" w:eastAsia="Times New Roman" w:hAnsi="Times New Roman" w:cs="Times New Roman"/>
          <w:sz w:val="28"/>
          <w:szCs w:val="28"/>
        </w:rPr>
        <w:t xml:space="preserve"> </w:t>
      </w:r>
      <w:r w:rsidR="009B14BE">
        <w:rPr>
          <w:rFonts w:ascii="Times New Roman" w:eastAsia="Times New Roman" w:hAnsi="Times New Roman" w:cs="Times New Roman"/>
          <w:sz w:val="28"/>
          <w:szCs w:val="28"/>
          <w:lang w:val="en-US"/>
        </w:rPr>
        <w:t>05</w:t>
      </w:r>
      <w:r w:rsidR="00A630AE">
        <w:rPr>
          <w:rFonts w:ascii="Times New Roman" w:eastAsia="Times New Roman" w:hAnsi="Times New Roman" w:cs="Times New Roman"/>
          <w:sz w:val="28"/>
          <w:szCs w:val="28"/>
        </w:rPr>
        <w:t>.0</w:t>
      </w:r>
      <w:r w:rsidR="009B14BE">
        <w:rPr>
          <w:rFonts w:ascii="Times New Roman" w:eastAsia="Times New Roman" w:hAnsi="Times New Roman" w:cs="Times New Roman"/>
          <w:sz w:val="28"/>
          <w:szCs w:val="28"/>
          <w:lang w:val="en-US"/>
        </w:rPr>
        <w:t>4</w:t>
      </w:r>
      <w:r w:rsidR="00A630AE">
        <w:rPr>
          <w:rFonts w:ascii="Times New Roman" w:eastAsia="Times New Roman" w:hAnsi="Times New Roman" w:cs="Times New Roman"/>
          <w:sz w:val="28"/>
          <w:szCs w:val="28"/>
        </w:rPr>
        <w:t>.2024</w:t>
      </w:r>
    </w:p>
    <w:p w14:paraId="196871D5" w14:textId="3DD84299" w:rsidR="002F033A" w:rsidRPr="00BA56A5" w:rsidRDefault="002F033A" w:rsidP="00CF1899">
      <w:pPr>
        <w:spacing w:after="120" w:line="257" w:lineRule="auto"/>
        <w:ind w:left="79" w:firstLine="0"/>
        <w:jc w:val="center"/>
        <w:rPr>
          <w:rFonts w:ascii="Times New Roman" w:eastAsia="Times New Roman" w:hAnsi="Times New Roman" w:cs="Times New Roman"/>
          <w:sz w:val="28"/>
          <w:szCs w:val="28"/>
        </w:rPr>
      </w:pPr>
    </w:p>
    <w:p w14:paraId="46A0C853" w14:textId="77777777" w:rsidR="00CF1899" w:rsidRPr="00BA56A5" w:rsidRDefault="00CF1899" w:rsidP="00CF1899">
      <w:pPr>
        <w:spacing w:after="120" w:line="257" w:lineRule="auto"/>
        <w:ind w:left="79" w:firstLine="0"/>
        <w:jc w:val="center"/>
        <w:rPr>
          <w:rFonts w:ascii="Times New Roman" w:eastAsia="Times New Roman" w:hAnsi="Times New Roman" w:cs="Times New Roman"/>
          <w:sz w:val="28"/>
          <w:szCs w:val="28"/>
        </w:rPr>
      </w:pPr>
    </w:p>
    <w:p w14:paraId="4DEE3431" w14:textId="41F3D39C" w:rsidR="00EA0700" w:rsidRPr="00BA56A5" w:rsidRDefault="002F033A" w:rsidP="00EA0700">
      <w:pPr>
        <w:spacing w:after="219" w:line="256" w:lineRule="auto"/>
        <w:ind w:left="28"/>
        <w:jc w:val="center"/>
        <w:rPr>
          <w:rFonts w:ascii="Times New Roman" w:eastAsia="Times New Roman" w:hAnsi="Times New Roman" w:cs="Times New Roman"/>
          <w:sz w:val="24"/>
        </w:rPr>
      </w:pPr>
      <w:r w:rsidRPr="00BA56A5">
        <w:rPr>
          <w:rFonts w:ascii="Times New Roman" w:eastAsia="Times New Roman" w:hAnsi="Times New Roman" w:cs="Times New Roman"/>
          <w:sz w:val="24"/>
        </w:rPr>
        <w:t>Москва, 202</w:t>
      </w:r>
      <w:r w:rsidR="00CF1899" w:rsidRPr="00BA56A5">
        <w:rPr>
          <w:rFonts w:ascii="Times New Roman" w:eastAsia="Times New Roman" w:hAnsi="Times New Roman" w:cs="Times New Roman"/>
          <w:sz w:val="24"/>
        </w:rPr>
        <w:t>4</w:t>
      </w:r>
      <w:r w:rsidR="00EA0700" w:rsidRPr="00BA56A5">
        <w:rPr>
          <w:rFonts w:ascii="Times New Roman" w:eastAsia="Times New Roman" w:hAnsi="Times New Roman" w:cs="Times New Roman"/>
          <w:sz w:val="24"/>
        </w:rPr>
        <w:br w:type="page"/>
      </w:r>
    </w:p>
    <w:sdt>
      <w:sdtPr>
        <w:rPr>
          <w:rFonts w:ascii="Times New Roman" w:eastAsiaTheme="minorHAnsi" w:hAnsi="Times New Roman" w:cs="Times New Roman"/>
          <w:color w:val="auto"/>
          <w:sz w:val="24"/>
          <w:szCs w:val="24"/>
          <w:lang w:val="ru-RU"/>
        </w:rPr>
        <w:id w:val="-242958873"/>
        <w:docPartObj>
          <w:docPartGallery w:val="Table of Contents"/>
          <w:docPartUnique/>
        </w:docPartObj>
      </w:sdtPr>
      <w:sdtEndPr>
        <w:rPr>
          <w:lang w:val="en-US"/>
        </w:rPr>
      </w:sdtEndPr>
      <w:sdtContent>
        <w:p w14:paraId="5C722DDA" w14:textId="098AE1B5" w:rsidR="00BA56A5" w:rsidRPr="00BA56A5" w:rsidRDefault="00BA56A5" w:rsidP="00BA56A5">
          <w:pPr>
            <w:pStyle w:val="TOCHeading"/>
            <w:spacing w:after="240" w:line="360" w:lineRule="auto"/>
            <w:rPr>
              <w:rFonts w:ascii="Times New Roman" w:hAnsi="Times New Roman" w:cs="Times New Roman"/>
              <w:b/>
              <w:bCs/>
              <w:color w:val="auto"/>
              <w:sz w:val="28"/>
              <w:szCs w:val="28"/>
              <w:lang w:val="ru-RU"/>
            </w:rPr>
          </w:pPr>
          <w:r w:rsidRPr="00BA56A5">
            <w:rPr>
              <w:rFonts w:ascii="Times New Roman" w:hAnsi="Times New Roman" w:cs="Times New Roman"/>
              <w:b/>
              <w:bCs/>
              <w:color w:val="auto"/>
              <w:lang w:val="ru-RU"/>
            </w:rPr>
            <w:t>О</w:t>
          </w:r>
          <w:r w:rsidRPr="00BA56A5">
            <w:rPr>
              <w:rFonts w:ascii="Times New Roman" w:hAnsi="Times New Roman" w:cs="Times New Roman"/>
              <w:b/>
              <w:bCs/>
              <w:color w:val="auto"/>
              <w:sz w:val="28"/>
              <w:szCs w:val="28"/>
              <w:lang w:val="ru-RU"/>
            </w:rPr>
            <w:t>ГЛАВЛЕНИЕ</w:t>
          </w:r>
        </w:p>
        <w:p w14:paraId="74555E4E" w14:textId="32C51BFD" w:rsidR="00E42181" w:rsidRPr="00E42181" w:rsidRDefault="00BA56A5">
          <w:pPr>
            <w:pStyle w:val="TOC1"/>
            <w:tabs>
              <w:tab w:val="left" w:pos="440"/>
              <w:tab w:val="right" w:leader="dot" w:pos="9350"/>
            </w:tabs>
            <w:rPr>
              <w:rFonts w:eastAsiaTheme="minorEastAsia"/>
              <w:noProof/>
              <w:sz w:val="22"/>
              <w:szCs w:val="22"/>
            </w:rPr>
          </w:pPr>
          <w:r w:rsidRPr="00BD2B4D">
            <w:rPr>
              <w:rFonts w:ascii="Times New Roman" w:hAnsi="Times New Roman" w:cs="Times New Roman"/>
              <w:sz w:val="28"/>
              <w:szCs w:val="28"/>
            </w:rPr>
            <w:fldChar w:fldCharType="begin"/>
          </w:r>
          <w:r w:rsidRPr="00BD2B4D">
            <w:rPr>
              <w:rFonts w:ascii="Times New Roman" w:hAnsi="Times New Roman" w:cs="Times New Roman"/>
              <w:sz w:val="28"/>
              <w:szCs w:val="28"/>
            </w:rPr>
            <w:instrText xml:space="preserve"> TOC \o "1-3" \h \z \u </w:instrText>
          </w:r>
          <w:r w:rsidRPr="00BD2B4D">
            <w:rPr>
              <w:rFonts w:ascii="Times New Roman" w:hAnsi="Times New Roman" w:cs="Times New Roman"/>
              <w:sz w:val="28"/>
              <w:szCs w:val="28"/>
            </w:rPr>
            <w:fldChar w:fldCharType="separate"/>
          </w:r>
          <w:hyperlink w:anchor="_Toc163179529" w:history="1">
            <w:r w:rsidR="00E42181" w:rsidRPr="00E42181">
              <w:rPr>
                <w:rStyle w:val="Hyperlink"/>
                <w:rFonts w:ascii="Times New Roman" w:hAnsi="Times New Roman" w:cs="Times New Roman"/>
                <w:noProof/>
                <w:bdr w:val="none" w:sz="0" w:space="0" w:color="auto" w:frame="1"/>
              </w:rPr>
              <w:t>1</w:t>
            </w:r>
            <w:r w:rsidR="00E42181" w:rsidRPr="00E42181">
              <w:rPr>
                <w:rFonts w:eastAsiaTheme="minorEastAsia"/>
                <w:noProof/>
                <w:sz w:val="22"/>
                <w:szCs w:val="22"/>
              </w:rPr>
              <w:tab/>
            </w:r>
            <w:r w:rsidR="00E42181" w:rsidRPr="00E42181">
              <w:rPr>
                <w:rStyle w:val="Hyperlink"/>
                <w:rFonts w:ascii="Times New Roman" w:hAnsi="Times New Roman" w:cs="Times New Roman"/>
                <w:noProof/>
              </w:rPr>
              <w:t>Тема</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_Toc163179529 \h </w:instrText>
            </w:r>
            <w:r w:rsidR="00E42181" w:rsidRPr="00E42181">
              <w:rPr>
                <w:noProof/>
                <w:webHidden/>
              </w:rPr>
            </w:r>
            <w:r w:rsidR="00E42181" w:rsidRPr="00E42181">
              <w:rPr>
                <w:noProof/>
                <w:webHidden/>
              </w:rPr>
              <w:fldChar w:fldCharType="separate"/>
            </w:r>
            <w:r w:rsidR="00E42181" w:rsidRPr="00E42181">
              <w:rPr>
                <w:noProof/>
                <w:webHidden/>
              </w:rPr>
              <w:t>3</w:t>
            </w:r>
            <w:r w:rsidR="00E42181" w:rsidRPr="00E42181">
              <w:rPr>
                <w:noProof/>
                <w:webHidden/>
              </w:rPr>
              <w:fldChar w:fldCharType="end"/>
            </w:r>
          </w:hyperlink>
        </w:p>
        <w:p w14:paraId="0A0FCE73" w14:textId="40834BD7" w:rsidR="00E42181" w:rsidRPr="00E42181" w:rsidRDefault="00B32660">
          <w:pPr>
            <w:pStyle w:val="TOC1"/>
            <w:tabs>
              <w:tab w:val="left" w:pos="440"/>
              <w:tab w:val="right" w:leader="dot" w:pos="9350"/>
            </w:tabs>
            <w:rPr>
              <w:rFonts w:eastAsiaTheme="minorEastAsia"/>
              <w:noProof/>
              <w:sz w:val="22"/>
              <w:szCs w:val="22"/>
            </w:rPr>
          </w:pPr>
          <w:hyperlink w:anchor="_Toc163179530" w:history="1">
            <w:r w:rsidR="00E42181" w:rsidRPr="00E42181">
              <w:rPr>
                <w:rStyle w:val="Hyperlink"/>
                <w:rFonts w:ascii="Times New Roman" w:hAnsi="Times New Roman" w:cs="Times New Roman"/>
                <w:noProof/>
                <w:bdr w:val="none" w:sz="0" w:space="0" w:color="auto" w:frame="1"/>
              </w:rPr>
              <w:t>2</w:t>
            </w:r>
            <w:r w:rsidR="00E42181" w:rsidRPr="00E42181">
              <w:rPr>
                <w:rFonts w:eastAsiaTheme="minorEastAsia"/>
                <w:noProof/>
                <w:sz w:val="22"/>
                <w:szCs w:val="22"/>
              </w:rPr>
              <w:tab/>
            </w:r>
            <w:r w:rsidR="00E42181" w:rsidRPr="00E42181">
              <w:rPr>
                <w:rStyle w:val="Hyperlink"/>
                <w:rFonts w:ascii="Times New Roman" w:hAnsi="Times New Roman" w:cs="Times New Roman"/>
                <w:noProof/>
              </w:rPr>
              <w:t>Задание</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_Toc163179530 \h </w:instrText>
            </w:r>
            <w:r w:rsidR="00E42181" w:rsidRPr="00E42181">
              <w:rPr>
                <w:noProof/>
                <w:webHidden/>
              </w:rPr>
            </w:r>
            <w:r w:rsidR="00E42181" w:rsidRPr="00E42181">
              <w:rPr>
                <w:noProof/>
                <w:webHidden/>
              </w:rPr>
              <w:fldChar w:fldCharType="separate"/>
            </w:r>
            <w:r w:rsidR="00E42181" w:rsidRPr="00E42181">
              <w:rPr>
                <w:noProof/>
                <w:webHidden/>
              </w:rPr>
              <w:t>3</w:t>
            </w:r>
            <w:r w:rsidR="00E42181" w:rsidRPr="00E42181">
              <w:rPr>
                <w:noProof/>
                <w:webHidden/>
              </w:rPr>
              <w:fldChar w:fldCharType="end"/>
            </w:r>
          </w:hyperlink>
        </w:p>
        <w:p w14:paraId="1B6FCBD9" w14:textId="2EDEB5E2" w:rsidR="00E42181" w:rsidRPr="00E42181" w:rsidRDefault="00B32660">
          <w:pPr>
            <w:pStyle w:val="TOC1"/>
            <w:tabs>
              <w:tab w:val="left" w:pos="440"/>
              <w:tab w:val="right" w:leader="dot" w:pos="9350"/>
            </w:tabs>
            <w:rPr>
              <w:rFonts w:eastAsiaTheme="minorEastAsia"/>
              <w:noProof/>
              <w:sz w:val="22"/>
              <w:szCs w:val="22"/>
            </w:rPr>
          </w:pPr>
          <w:hyperlink w:anchor="_Toc163179531" w:history="1">
            <w:r w:rsidR="00E42181" w:rsidRPr="00E42181">
              <w:rPr>
                <w:rStyle w:val="Hyperlink"/>
                <w:rFonts w:ascii="Times New Roman" w:hAnsi="Times New Roman" w:cs="Times New Roman"/>
                <w:noProof/>
                <w:bdr w:val="none" w:sz="0" w:space="0" w:color="auto" w:frame="1"/>
              </w:rPr>
              <w:t>3</w:t>
            </w:r>
            <w:r w:rsidR="00E42181" w:rsidRPr="00E42181">
              <w:rPr>
                <w:rFonts w:eastAsiaTheme="minorEastAsia"/>
                <w:noProof/>
                <w:sz w:val="22"/>
                <w:szCs w:val="22"/>
              </w:rPr>
              <w:tab/>
            </w:r>
            <w:r w:rsidR="00E42181" w:rsidRPr="00E42181">
              <w:rPr>
                <w:rStyle w:val="Hyperlink"/>
                <w:rFonts w:ascii="Times New Roman" w:hAnsi="Times New Roman" w:cs="Times New Roman"/>
                <w:noProof/>
              </w:rPr>
              <w:t>Теория</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_Toc163179531 \h </w:instrText>
            </w:r>
            <w:r w:rsidR="00E42181" w:rsidRPr="00E42181">
              <w:rPr>
                <w:noProof/>
                <w:webHidden/>
              </w:rPr>
            </w:r>
            <w:r w:rsidR="00E42181" w:rsidRPr="00E42181">
              <w:rPr>
                <w:noProof/>
                <w:webHidden/>
              </w:rPr>
              <w:fldChar w:fldCharType="separate"/>
            </w:r>
            <w:r w:rsidR="00E42181" w:rsidRPr="00E42181">
              <w:rPr>
                <w:noProof/>
                <w:webHidden/>
              </w:rPr>
              <w:t>4</w:t>
            </w:r>
            <w:r w:rsidR="00E42181" w:rsidRPr="00E42181">
              <w:rPr>
                <w:noProof/>
                <w:webHidden/>
              </w:rPr>
              <w:fldChar w:fldCharType="end"/>
            </w:r>
          </w:hyperlink>
        </w:p>
        <w:p w14:paraId="2AEC14E8" w14:textId="0EE0B105" w:rsidR="00E42181" w:rsidRPr="00E42181" w:rsidRDefault="00B32660">
          <w:pPr>
            <w:pStyle w:val="TOC2"/>
            <w:tabs>
              <w:tab w:val="right" w:leader="dot" w:pos="9350"/>
            </w:tabs>
            <w:rPr>
              <w:rFonts w:eastAsiaTheme="minorEastAsia"/>
              <w:noProof/>
              <w:sz w:val="22"/>
              <w:szCs w:val="22"/>
            </w:rPr>
          </w:pPr>
          <w:hyperlink w:anchor="_Toc163179532" w:history="1">
            <w:r w:rsidR="00E42181" w:rsidRPr="00E42181">
              <w:rPr>
                <w:rStyle w:val="Hyperlink"/>
                <w:rFonts w:ascii="Times New Roman" w:hAnsi="Times New Roman" w:cs="Times New Roman"/>
                <w:noProof/>
              </w:rPr>
              <w:t>Модель OSI</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_Toc163179532 \h </w:instrText>
            </w:r>
            <w:r w:rsidR="00E42181" w:rsidRPr="00E42181">
              <w:rPr>
                <w:noProof/>
                <w:webHidden/>
              </w:rPr>
            </w:r>
            <w:r w:rsidR="00E42181" w:rsidRPr="00E42181">
              <w:rPr>
                <w:noProof/>
                <w:webHidden/>
              </w:rPr>
              <w:fldChar w:fldCharType="separate"/>
            </w:r>
            <w:r w:rsidR="00E42181" w:rsidRPr="00E42181">
              <w:rPr>
                <w:noProof/>
                <w:webHidden/>
              </w:rPr>
              <w:t>4</w:t>
            </w:r>
            <w:r w:rsidR="00E42181" w:rsidRPr="00E42181">
              <w:rPr>
                <w:noProof/>
                <w:webHidden/>
              </w:rPr>
              <w:fldChar w:fldCharType="end"/>
            </w:r>
          </w:hyperlink>
        </w:p>
        <w:p w14:paraId="3DEAD04A" w14:textId="110EDBA1" w:rsidR="00E42181" w:rsidRPr="00E42181" w:rsidRDefault="00B32660">
          <w:pPr>
            <w:pStyle w:val="TOC2"/>
            <w:tabs>
              <w:tab w:val="right" w:leader="dot" w:pos="9350"/>
            </w:tabs>
            <w:rPr>
              <w:rFonts w:eastAsiaTheme="minorEastAsia"/>
              <w:noProof/>
              <w:sz w:val="22"/>
              <w:szCs w:val="22"/>
            </w:rPr>
          </w:pPr>
          <w:hyperlink w:anchor="_Toc163179533" w:history="1">
            <w:r w:rsidR="00E42181" w:rsidRPr="00E42181">
              <w:rPr>
                <w:rStyle w:val="Hyperlink"/>
                <w:rFonts w:ascii="Times New Roman" w:hAnsi="Times New Roman" w:cs="Times New Roman"/>
                <w:noProof/>
              </w:rPr>
              <w:t>Протоколы HTTP и HTTPS</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_Toc163179533 \h </w:instrText>
            </w:r>
            <w:r w:rsidR="00E42181" w:rsidRPr="00E42181">
              <w:rPr>
                <w:noProof/>
                <w:webHidden/>
              </w:rPr>
            </w:r>
            <w:r w:rsidR="00E42181" w:rsidRPr="00E42181">
              <w:rPr>
                <w:noProof/>
                <w:webHidden/>
              </w:rPr>
              <w:fldChar w:fldCharType="separate"/>
            </w:r>
            <w:r w:rsidR="00E42181" w:rsidRPr="00E42181">
              <w:rPr>
                <w:noProof/>
                <w:webHidden/>
              </w:rPr>
              <w:t>5</w:t>
            </w:r>
            <w:r w:rsidR="00E42181" w:rsidRPr="00E42181">
              <w:rPr>
                <w:noProof/>
                <w:webHidden/>
              </w:rPr>
              <w:fldChar w:fldCharType="end"/>
            </w:r>
          </w:hyperlink>
        </w:p>
        <w:p w14:paraId="74456FB6" w14:textId="096FAF97" w:rsidR="00E42181" w:rsidRPr="00E42181" w:rsidRDefault="00B32660">
          <w:pPr>
            <w:pStyle w:val="TOC2"/>
            <w:tabs>
              <w:tab w:val="right" w:leader="dot" w:pos="9350"/>
            </w:tabs>
            <w:rPr>
              <w:rFonts w:eastAsiaTheme="minorEastAsia"/>
              <w:noProof/>
              <w:sz w:val="22"/>
              <w:szCs w:val="22"/>
            </w:rPr>
          </w:pPr>
          <w:hyperlink w:anchor="_Toc163179534" w:history="1">
            <w:r w:rsidR="00E42181" w:rsidRPr="00E42181">
              <w:rPr>
                <w:rStyle w:val="Hyperlink"/>
                <w:rFonts w:ascii="Times New Roman" w:hAnsi="Times New Roman" w:cs="Times New Roman"/>
                <w:noProof/>
              </w:rPr>
              <w:t>TLS/SSL протоколы</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_Toc163179534 \h </w:instrText>
            </w:r>
            <w:r w:rsidR="00E42181" w:rsidRPr="00E42181">
              <w:rPr>
                <w:noProof/>
                <w:webHidden/>
              </w:rPr>
            </w:r>
            <w:r w:rsidR="00E42181" w:rsidRPr="00E42181">
              <w:rPr>
                <w:noProof/>
                <w:webHidden/>
              </w:rPr>
              <w:fldChar w:fldCharType="separate"/>
            </w:r>
            <w:r w:rsidR="00E42181" w:rsidRPr="00E42181">
              <w:rPr>
                <w:noProof/>
                <w:webHidden/>
              </w:rPr>
              <w:t>5</w:t>
            </w:r>
            <w:r w:rsidR="00E42181" w:rsidRPr="00E42181">
              <w:rPr>
                <w:noProof/>
                <w:webHidden/>
              </w:rPr>
              <w:fldChar w:fldCharType="end"/>
            </w:r>
          </w:hyperlink>
        </w:p>
        <w:p w14:paraId="26DB883D" w14:textId="06E86A4F" w:rsidR="00E42181" w:rsidRPr="00E42181" w:rsidRDefault="00B32660">
          <w:pPr>
            <w:pStyle w:val="TOC3"/>
            <w:tabs>
              <w:tab w:val="right" w:leader="dot" w:pos="9350"/>
            </w:tabs>
            <w:rPr>
              <w:noProof/>
            </w:rPr>
          </w:pPr>
          <w:hyperlink w:anchor="_Toc163179535" w:history="1">
            <w:r w:rsidR="00E42181" w:rsidRPr="00E42181">
              <w:rPr>
                <w:rStyle w:val="Hyperlink"/>
                <w:rFonts w:ascii="Times New Roman" w:hAnsi="Times New Roman" w:cs="Times New Roman"/>
                <w:noProof/>
              </w:rPr>
              <w:t>Сертификаты</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_Toc163179535 \h </w:instrText>
            </w:r>
            <w:r w:rsidR="00E42181" w:rsidRPr="00E42181">
              <w:rPr>
                <w:noProof/>
                <w:webHidden/>
              </w:rPr>
            </w:r>
            <w:r w:rsidR="00E42181" w:rsidRPr="00E42181">
              <w:rPr>
                <w:noProof/>
                <w:webHidden/>
              </w:rPr>
              <w:fldChar w:fldCharType="separate"/>
            </w:r>
            <w:r w:rsidR="00E42181" w:rsidRPr="00E42181">
              <w:rPr>
                <w:noProof/>
                <w:webHidden/>
              </w:rPr>
              <w:t>6</w:t>
            </w:r>
            <w:r w:rsidR="00E42181" w:rsidRPr="00E42181">
              <w:rPr>
                <w:noProof/>
                <w:webHidden/>
              </w:rPr>
              <w:fldChar w:fldCharType="end"/>
            </w:r>
          </w:hyperlink>
        </w:p>
        <w:p w14:paraId="4F064E06" w14:textId="55EA8C08" w:rsidR="00E42181" w:rsidRPr="00E42181" w:rsidRDefault="00B32660">
          <w:pPr>
            <w:pStyle w:val="TOC2"/>
            <w:tabs>
              <w:tab w:val="right" w:leader="dot" w:pos="9350"/>
            </w:tabs>
            <w:rPr>
              <w:rFonts w:eastAsiaTheme="minorEastAsia"/>
              <w:noProof/>
              <w:sz w:val="22"/>
              <w:szCs w:val="22"/>
            </w:rPr>
          </w:pPr>
          <w:hyperlink w:anchor="_Toc163179536" w:history="1">
            <w:r w:rsidR="00E42181" w:rsidRPr="00E42181">
              <w:rPr>
                <w:rStyle w:val="Hyperlink"/>
                <w:rFonts w:ascii="Times New Roman" w:hAnsi="Times New Roman" w:cs="Times New Roman"/>
                <w:noProof/>
              </w:rPr>
              <w:t>Утилита WireShark</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_Toc163179536 \h </w:instrText>
            </w:r>
            <w:r w:rsidR="00E42181" w:rsidRPr="00E42181">
              <w:rPr>
                <w:noProof/>
                <w:webHidden/>
              </w:rPr>
            </w:r>
            <w:r w:rsidR="00E42181" w:rsidRPr="00E42181">
              <w:rPr>
                <w:noProof/>
                <w:webHidden/>
              </w:rPr>
              <w:fldChar w:fldCharType="separate"/>
            </w:r>
            <w:r w:rsidR="00E42181" w:rsidRPr="00E42181">
              <w:rPr>
                <w:noProof/>
                <w:webHidden/>
              </w:rPr>
              <w:t>7</w:t>
            </w:r>
            <w:r w:rsidR="00E42181" w:rsidRPr="00E42181">
              <w:rPr>
                <w:noProof/>
                <w:webHidden/>
              </w:rPr>
              <w:fldChar w:fldCharType="end"/>
            </w:r>
          </w:hyperlink>
        </w:p>
        <w:p w14:paraId="3FEC090E" w14:textId="49A61FE9" w:rsidR="00E42181" w:rsidRPr="00E42181" w:rsidRDefault="00B32660">
          <w:pPr>
            <w:pStyle w:val="TOC1"/>
            <w:tabs>
              <w:tab w:val="left" w:pos="400"/>
              <w:tab w:val="right" w:leader="dot" w:pos="9350"/>
            </w:tabs>
            <w:rPr>
              <w:rFonts w:eastAsiaTheme="minorEastAsia"/>
              <w:noProof/>
              <w:sz w:val="22"/>
              <w:szCs w:val="22"/>
            </w:rPr>
          </w:pPr>
          <w:hyperlink w:anchor="_Toc163179537" w:history="1">
            <w:r w:rsidR="00E42181" w:rsidRPr="00E42181">
              <w:rPr>
                <w:rStyle w:val="Hyperlink"/>
                <w:rFonts w:ascii="Times New Roman" w:hAnsi="Times New Roman" w:cs="Times New Roman"/>
                <w:noProof/>
                <w:bdr w:val="none" w:sz="0" w:space="0" w:color="auto" w:frame="1"/>
              </w:rPr>
              <w:t>4</w:t>
            </w:r>
            <w:r w:rsidR="00E42181" w:rsidRPr="00E42181">
              <w:rPr>
                <w:rFonts w:eastAsiaTheme="minorEastAsia"/>
                <w:noProof/>
                <w:sz w:val="22"/>
                <w:szCs w:val="22"/>
              </w:rPr>
              <w:tab/>
            </w:r>
            <w:r w:rsidR="00E42181" w:rsidRPr="00E42181">
              <w:rPr>
                <w:rStyle w:val="Hyperlink"/>
                <w:rFonts w:ascii="Times New Roman" w:hAnsi="Times New Roman" w:cs="Times New Roman"/>
                <w:noProof/>
              </w:rPr>
              <w:t>Ход лабораторной работы</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_Toc163179537 \h </w:instrText>
            </w:r>
            <w:r w:rsidR="00E42181" w:rsidRPr="00E42181">
              <w:rPr>
                <w:noProof/>
                <w:webHidden/>
              </w:rPr>
            </w:r>
            <w:r w:rsidR="00E42181" w:rsidRPr="00E42181">
              <w:rPr>
                <w:noProof/>
                <w:webHidden/>
              </w:rPr>
              <w:fldChar w:fldCharType="separate"/>
            </w:r>
            <w:r w:rsidR="00E42181" w:rsidRPr="00E42181">
              <w:rPr>
                <w:noProof/>
                <w:webHidden/>
              </w:rPr>
              <w:t>7</w:t>
            </w:r>
            <w:r w:rsidR="00E42181" w:rsidRPr="00E42181">
              <w:rPr>
                <w:noProof/>
                <w:webHidden/>
              </w:rPr>
              <w:fldChar w:fldCharType="end"/>
            </w:r>
          </w:hyperlink>
        </w:p>
        <w:p w14:paraId="5D2445DC" w14:textId="2D203AFD" w:rsidR="00E42181" w:rsidRPr="00E42181" w:rsidRDefault="00B32660">
          <w:pPr>
            <w:pStyle w:val="TOC2"/>
            <w:tabs>
              <w:tab w:val="right" w:leader="dot" w:pos="9350"/>
            </w:tabs>
            <w:rPr>
              <w:rFonts w:eastAsiaTheme="minorEastAsia"/>
              <w:noProof/>
              <w:sz w:val="22"/>
              <w:szCs w:val="22"/>
            </w:rPr>
          </w:pPr>
          <w:hyperlink w:anchor="_Toc163179538" w:history="1">
            <w:r w:rsidR="00E42181" w:rsidRPr="00E42181">
              <w:rPr>
                <w:rStyle w:val="Hyperlink"/>
                <w:rFonts w:ascii="Times New Roman" w:hAnsi="Times New Roman" w:cs="Times New Roman"/>
                <w:noProof/>
              </w:rPr>
              <w:t>Выбор web-серверов</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_Toc163179538 \h </w:instrText>
            </w:r>
            <w:r w:rsidR="00E42181" w:rsidRPr="00E42181">
              <w:rPr>
                <w:noProof/>
                <w:webHidden/>
              </w:rPr>
            </w:r>
            <w:r w:rsidR="00E42181" w:rsidRPr="00E42181">
              <w:rPr>
                <w:noProof/>
                <w:webHidden/>
              </w:rPr>
              <w:fldChar w:fldCharType="separate"/>
            </w:r>
            <w:r w:rsidR="00E42181" w:rsidRPr="00E42181">
              <w:rPr>
                <w:noProof/>
                <w:webHidden/>
              </w:rPr>
              <w:t>7</w:t>
            </w:r>
            <w:r w:rsidR="00E42181" w:rsidRPr="00E42181">
              <w:rPr>
                <w:noProof/>
                <w:webHidden/>
              </w:rPr>
              <w:fldChar w:fldCharType="end"/>
            </w:r>
          </w:hyperlink>
        </w:p>
        <w:p w14:paraId="5398F8B7" w14:textId="4B13C2A3" w:rsidR="00E42181" w:rsidRPr="00E42181" w:rsidRDefault="00B32660">
          <w:pPr>
            <w:pStyle w:val="TOC2"/>
            <w:tabs>
              <w:tab w:val="right" w:leader="dot" w:pos="9350"/>
            </w:tabs>
            <w:rPr>
              <w:rFonts w:eastAsiaTheme="minorEastAsia"/>
              <w:noProof/>
              <w:sz w:val="22"/>
              <w:szCs w:val="22"/>
            </w:rPr>
          </w:pPr>
          <w:hyperlink w:anchor="_Toc163179539" w:history="1">
            <w:r w:rsidR="00E42181" w:rsidRPr="00E42181">
              <w:rPr>
                <w:rStyle w:val="Hyperlink"/>
                <w:rFonts w:ascii="Times New Roman" w:hAnsi="Times New Roman" w:cs="Times New Roman"/>
                <w:noProof/>
              </w:rPr>
              <w:t>Установка соединения</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_Toc163179539 \h </w:instrText>
            </w:r>
            <w:r w:rsidR="00E42181" w:rsidRPr="00E42181">
              <w:rPr>
                <w:noProof/>
                <w:webHidden/>
              </w:rPr>
            </w:r>
            <w:r w:rsidR="00E42181" w:rsidRPr="00E42181">
              <w:rPr>
                <w:noProof/>
                <w:webHidden/>
              </w:rPr>
              <w:fldChar w:fldCharType="separate"/>
            </w:r>
            <w:r w:rsidR="00E42181" w:rsidRPr="00E42181">
              <w:rPr>
                <w:noProof/>
                <w:webHidden/>
              </w:rPr>
              <w:t>7</w:t>
            </w:r>
            <w:r w:rsidR="00E42181" w:rsidRPr="00E42181">
              <w:rPr>
                <w:noProof/>
                <w:webHidden/>
              </w:rPr>
              <w:fldChar w:fldCharType="end"/>
            </w:r>
          </w:hyperlink>
        </w:p>
        <w:p w14:paraId="2E8A5E9F" w14:textId="6AB15D81" w:rsidR="00E42181" w:rsidRPr="00E42181" w:rsidRDefault="00B32660">
          <w:pPr>
            <w:pStyle w:val="TOC2"/>
            <w:tabs>
              <w:tab w:val="right" w:leader="dot" w:pos="9350"/>
            </w:tabs>
            <w:rPr>
              <w:rFonts w:eastAsiaTheme="minorEastAsia"/>
              <w:noProof/>
              <w:sz w:val="22"/>
              <w:szCs w:val="22"/>
            </w:rPr>
          </w:pPr>
          <w:hyperlink w:anchor="_Toc163179540" w:history="1">
            <w:r w:rsidR="00E42181" w:rsidRPr="00E42181">
              <w:rPr>
                <w:rStyle w:val="Hyperlink"/>
                <w:rFonts w:ascii="Times New Roman" w:hAnsi="Times New Roman" w:cs="Times New Roman"/>
                <w:noProof/>
              </w:rPr>
              <w:t>Анализ полученных данных</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_Toc163179540 \h </w:instrText>
            </w:r>
            <w:r w:rsidR="00E42181" w:rsidRPr="00E42181">
              <w:rPr>
                <w:noProof/>
                <w:webHidden/>
              </w:rPr>
            </w:r>
            <w:r w:rsidR="00E42181" w:rsidRPr="00E42181">
              <w:rPr>
                <w:noProof/>
                <w:webHidden/>
              </w:rPr>
              <w:fldChar w:fldCharType="separate"/>
            </w:r>
            <w:r w:rsidR="00E42181" w:rsidRPr="00E42181">
              <w:rPr>
                <w:noProof/>
                <w:webHidden/>
              </w:rPr>
              <w:t>8</w:t>
            </w:r>
            <w:r w:rsidR="00E42181" w:rsidRPr="00E42181">
              <w:rPr>
                <w:noProof/>
                <w:webHidden/>
              </w:rPr>
              <w:fldChar w:fldCharType="end"/>
            </w:r>
          </w:hyperlink>
        </w:p>
        <w:p w14:paraId="0D5CC0F2" w14:textId="13F80599" w:rsidR="00E42181" w:rsidRPr="00E42181" w:rsidRDefault="00B32660">
          <w:pPr>
            <w:pStyle w:val="TOC2"/>
            <w:tabs>
              <w:tab w:val="right" w:leader="dot" w:pos="9350"/>
            </w:tabs>
            <w:rPr>
              <w:rFonts w:eastAsiaTheme="minorEastAsia"/>
              <w:noProof/>
              <w:sz w:val="22"/>
              <w:szCs w:val="22"/>
            </w:rPr>
          </w:pPr>
          <w:hyperlink w:anchor="_Toc163179541" w:history="1">
            <w:r w:rsidR="00E42181" w:rsidRPr="00E42181">
              <w:rPr>
                <w:rStyle w:val="Hyperlink"/>
                <w:rFonts w:ascii="Times New Roman" w:hAnsi="Times New Roman" w:cs="Times New Roman"/>
                <w:noProof/>
              </w:rPr>
              <w:t>Изменение используемой версии TLS</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_Toc163179541 \h </w:instrText>
            </w:r>
            <w:r w:rsidR="00E42181" w:rsidRPr="00E42181">
              <w:rPr>
                <w:noProof/>
                <w:webHidden/>
              </w:rPr>
            </w:r>
            <w:r w:rsidR="00E42181" w:rsidRPr="00E42181">
              <w:rPr>
                <w:noProof/>
                <w:webHidden/>
              </w:rPr>
              <w:fldChar w:fldCharType="separate"/>
            </w:r>
            <w:r w:rsidR="00E42181" w:rsidRPr="00E42181">
              <w:rPr>
                <w:noProof/>
                <w:webHidden/>
              </w:rPr>
              <w:t>15</w:t>
            </w:r>
            <w:r w:rsidR="00E42181" w:rsidRPr="00E42181">
              <w:rPr>
                <w:noProof/>
                <w:webHidden/>
              </w:rPr>
              <w:fldChar w:fldCharType="end"/>
            </w:r>
          </w:hyperlink>
        </w:p>
        <w:p w14:paraId="3A62CCD2" w14:textId="226EBB3E" w:rsidR="00E42181" w:rsidRPr="00E42181" w:rsidRDefault="00B32660">
          <w:pPr>
            <w:pStyle w:val="TOC1"/>
            <w:tabs>
              <w:tab w:val="left" w:pos="400"/>
              <w:tab w:val="right" w:leader="dot" w:pos="9350"/>
            </w:tabs>
            <w:rPr>
              <w:rFonts w:eastAsiaTheme="minorEastAsia"/>
              <w:noProof/>
              <w:sz w:val="22"/>
              <w:szCs w:val="22"/>
            </w:rPr>
          </w:pPr>
          <w:hyperlink w:anchor="_Toc163179542" w:history="1">
            <w:r w:rsidR="00E42181" w:rsidRPr="00E42181">
              <w:rPr>
                <w:rStyle w:val="Hyperlink"/>
                <w:rFonts w:ascii="Times New Roman" w:hAnsi="Times New Roman" w:cs="Times New Roman"/>
                <w:noProof/>
                <w:bdr w:val="none" w:sz="0" w:space="0" w:color="auto" w:frame="1"/>
              </w:rPr>
              <w:t>5</w:t>
            </w:r>
            <w:r w:rsidR="00E42181" w:rsidRPr="00E42181">
              <w:rPr>
                <w:rFonts w:eastAsiaTheme="minorEastAsia"/>
                <w:noProof/>
                <w:sz w:val="22"/>
                <w:szCs w:val="22"/>
              </w:rPr>
              <w:tab/>
            </w:r>
            <w:r w:rsidR="00E42181" w:rsidRPr="00E42181">
              <w:rPr>
                <w:rStyle w:val="Hyperlink"/>
                <w:rFonts w:ascii="Times New Roman" w:hAnsi="Times New Roman" w:cs="Times New Roman"/>
                <w:noProof/>
              </w:rPr>
              <w:t>Выводы</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_Toc163179542 \h </w:instrText>
            </w:r>
            <w:r w:rsidR="00E42181" w:rsidRPr="00E42181">
              <w:rPr>
                <w:noProof/>
                <w:webHidden/>
              </w:rPr>
            </w:r>
            <w:r w:rsidR="00E42181" w:rsidRPr="00E42181">
              <w:rPr>
                <w:noProof/>
                <w:webHidden/>
              </w:rPr>
              <w:fldChar w:fldCharType="separate"/>
            </w:r>
            <w:r w:rsidR="00E42181" w:rsidRPr="00E42181">
              <w:rPr>
                <w:noProof/>
                <w:webHidden/>
              </w:rPr>
              <w:t>17</w:t>
            </w:r>
            <w:r w:rsidR="00E42181" w:rsidRPr="00E42181">
              <w:rPr>
                <w:noProof/>
                <w:webHidden/>
              </w:rPr>
              <w:fldChar w:fldCharType="end"/>
            </w:r>
          </w:hyperlink>
        </w:p>
        <w:p w14:paraId="7B586402" w14:textId="6DBBDC25" w:rsidR="00E42181" w:rsidRDefault="00B32660">
          <w:pPr>
            <w:pStyle w:val="TOC1"/>
            <w:tabs>
              <w:tab w:val="left" w:pos="400"/>
              <w:tab w:val="right" w:leader="dot" w:pos="9350"/>
            </w:tabs>
            <w:rPr>
              <w:rFonts w:eastAsiaTheme="minorEastAsia"/>
              <w:noProof/>
              <w:sz w:val="22"/>
              <w:szCs w:val="22"/>
            </w:rPr>
          </w:pPr>
          <w:hyperlink w:anchor="_Toc163179543" w:history="1">
            <w:r w:rsidR="00E42181" w:rsidRPr="00E42181">
              <w:rPr>
                <w:rStyle w:val="Hyperlink"/>
                <w:rFonts w:ascii="Times New Roman" w:hAnsi="Times New Roman" w:cs="Times New Roman"/>
                <w:noProof/>
                <w:bdr w:val="none" w:sz="0" w:space="0" w:color="auto" w:frame="1"/>
              </w:rPr>
              <w:t>6</w:t>
            </w:r>
            <w:r w:rsidR="00E42181" w:rsidRPr="00E42181">
              <w:rPr>
                <w:rFonts w:eastAsiaTheme="minorEastAsia"/>
                <w:noProof/>
                <w:sz w:val="22"/>
                <w:szCs w:val="22"/>
              </w:rPr>
              <w:tab/>
            </w:r>
            <w:r w:rsidR="00E42181" w:rsidRPr="00E42181">
              <w:rPr>
                <w:rStyle w:val="Hyperlink"/>
                <w:rFonts w:ascii="Times New Roman" w:hAnsi="Times New Roman" w:cs="Times New Roman"/>
                <w:noProof/>
              </w:rPr>
              <w:t>Список используемой литературы</w:t>
            </w:r>
            <w:r w:rsidR="00E42181" w:rsidRPr="00E42181">
              <w:rPr>
                <w:noProof/>
                <w:webHidden/>
              </w:rPr>
              <w:tab/>
            </w:r>
            <w:r w:rsidR="00E42181" w:rsidRPr="00E42181">
              <w:rPr>
                <w:noProof/>
                <w:webHidden/>
              </w:rPr>
              <w:fldChar w:fldCharType="begin"/>
            </w:r>
            <w:r w:rsidR="00E42181" w:rsidRPr="00E42181">
              <w:rPr>
                <w:noProof/>
                <w:webHidden/>
              </w:rPr>
              <w:instrText xml:space="preserve"> PAGEREF _Toc163179543 \h </w:instrText>
            </w:r>
            <w:r w:rsidR="00E42181" w:rsidRPr="00E42181">
              <w:rPr>
                <w:noProof/>
                <w:webHidden/>
              </w:rPr>
            </w:r>
            <w:r w:rsidR="00E42181" w:rsidRPr="00E42181">
              <w:rPr>
                <w:noProof/>
                <w:webHidden/>
              </w:rPr>
              <w:fldChar w:fldCharType="separate"/>
            </w:r>
            <w:r w:rsidR="00E42181" w:rsidRPr="00E42181">
              <w:rPr>
                <w:noProof/>
                <w:webHidden/>
              </w:rPr>
              <w:t>17</w:t>
            </w:r>
            <w:r w:rsidR="00E42181" w:rsidRPr="00E42181">
              <w:rPr>
                <w:noProof/>
                <w:webHidden/>
              </w:rPr>
              <w:fldChar w:fldCharType="end"/>
            </w:r>
          </w:hyperlink>
        </w:p>
        <w:p w14:paraId="5CB2C207" w14:textId="0901AB1F" w:rsidR="00BA56A5" w:rsidRPr="00BD2B4D" w:rsidRDefault="00BA56A5" w:rsidP="00BA56A5">
          <w:pPr>
            <w:pStyle w:val="TOC1"/>
            <w:tabs>
              <w:tab w:val="right" w:leader="dot" w:pos="9350"/>
            </w:tabs>
            <w:rPr>
              <w:rFonts w:ascii="Times New Roman" w:hAnsi="Times New Roman" w:cs="Times New Roman"/>
            </w:rPr>
          </w:pPr>
          <w:r w:rsidRPr="00BD2B4D">
            <w:rPr>
              <w:rFonts w:ascii="Times New Roman" w:hAnsi="Times New Roman" w:cs="Times New Roman"/>
              <w:sz w:val="28"/>
              <w:szCs w:val="28"/>
            </w:rPr>
            <w:fldChar w:fldCharType="end"/>
          </w:r>
        </w:p>
      </w:sdtContent>
    </w:sdt>
    <w:p w14:paraId="68228BB5" w14:textId="6FCBE474" w:rsidR="00BA56A5" w:rsidRPr="00BA56A5" w:rsidRDefault="00BA56A5">
      <w:pPr>
        <w:spacing w:after="160" w:line="259" w:lineRule="auto"/>
        <w:ind w:left="0" w:firstLine="0"/>
        <w:jc w:val="left"/>
        <w:rPr>
          <w:rFonts w:ascii="Times New Roman" w:hAnsi="Times New Roman" w:cs="Times New Roman"/>
          <w:b/>
          <w:bCs/>
          <w:sz w:val="32"/>
          <w:szCs w:val="32"/>
          <w:u w:val="single"/>
        </w:rPr>
      </w:pPr>
      <w:r w:rsidRPr="00BA56A5">
        <w:rPr>
          <w:rFonts w:ascii="Times New Roman" w:hAnsi="Times New Roman" w:cs="Times New Roman"/>
          <w:b/>
          <w:bCs/>
          <w:sz w:val="32"/>
          <w:szCs w:val="32"/>
          <w:u w:val="single"/>
        </w:rPr>
        <w:br w:type="page"/>
      </w:r>
    </w:p>
    <w:p w14:paraId="62E877E8" w14:textId="0B4CEFD4" w:rsidR="00BA56A5" w:rsidRPr="00BA56A5" w:rsidRDefault="00BA56A5" w:rsidP="00BA56A5">
      <w:pPr>
        <w:pStyle w:val="Heading1"/>
        <w:ind w:left="0"/>
        <w:rPr>
          <w:rFonts w:ascii="Times New Roman" w:hAnsi="Times New Roman" w:cs="Times New Roman"/>
          <w:b/>
          <w:bCs/>
        </w:rPr>
      </w:pPr>
      <w:bookmarkStart w:id="0" w:name="_Toc163179529"/>
      <w:r w:rsidRPr="00BA56A5">
        <w:rPr>
          <w:rFonts w:ascii="Times New Roman" w:hAnsi="Times New Roman" w:cs="Times New Roman"/>
          <w:b/>
          <w:bCs/>
        </w:rPr>
        <w:lastRenderedPageBreak/>
        <w:t>Тема</w:t>
      </w:r>
      <w:bookmarkEnd w:id="0"/>
      <w:r w:rsidRPr="00BA56A5">
        <w:rPr>
          <w:rFonts w:ascii="Times New Roman" w:hAnsi="Times New Roman" w:cs="Times New Roman"/>
          <w:b/>
          <w:bCs/>
        </w:rPr>
        <w:t xml:space="preserve"> </w:t>
      </w:r>
    </w:p>
    <w:p w14:paraId="297F0E80" w14:textId="3598139C" w:rsidR="00BA56A5" w:rsidRPr="00FE7B33" w:rsidRDefault="00EC3771" w:rsidP="00EC3771">
      <w:pPr>
        <w:pStyle w:val="ListParagraph"/>
        <w:spacing w:before="120" w:after="120" w:line="247" w:lineRule="auto"/>
        <w:ind w:left="0" w:firstLine="709"/>
        <w:rPr>
          <w:rFonts w:ascii="Times New Roman" w:hAnsi="Times New Roman" w:cs="Times New Roman"/>
          <w:sz w:val="28"/>
          <w:szCs w:val="28"/>
        </w:rPr>
      </w:pPr>
      <w:r>
        <w:rPr>
          <w:rFonts w:ascii="Times New Roman" w:hAnsi="Times New Roman" w:cs="Times New Roman"/>
          <w:sz w:val="28"/>
          <w:szCs w:val="28"/>
        </w:rPr>
        <w:t xml:space="preserve">Темой </w:t>
      </w:r>
      <w:r w:rsidRPr="00EC3771">
        <w:rPr>
          <w:rFonts w:ascii="Times New Roman" w:hAnsi="Times New Roman" w:cs="Times New Roman"/>
          <w:sz w:val="28"/>
          <w:szCs w:val="28"/>
        </w:rPr>
        <w:t>данной лабораторной работ</w:t>
      </w:r>
      <w:r>
        <w:rPr>
          <w:rFonts w:ascii="Times New Roman" w:hAnsi="Times New Roman" w:cs="Times New Roman"/>
          <w:sz w:val="28"/>
          <w:szCs w:val="28"/>
        </w:rPr>
        <w:t>ы</w:t>
      </w:r>
      <w:r w:rsidRPr="00EC3771">
        <w:rPr>
          <w:rFonts w:ascii="Times New Roman" w:hAnsi="Times New Roman" w:cs="Times New Roman"/>
          <w:sz w:val="28"/>
          <w:szCs w:val="28"/>
        </w:rPr>
        <w:t xml:space="preserve"> </w:t>
      </w:r>
      <w:r w:rsidR="00FE7B33">
        <w:rPr>
          <w:rFonts w:ascii="Times New Roman" w:hAnsi="Times New Roman" w:cs="Times New Roman"/>
          <w:sz w:val="28"/>
          <w:szCs w:val="28"/>
        </w:rPr>
        <w:t xml:space="preserve">является </w:t>
      </w:r>
      <w:r w:rsidR="009B14BE">
        <w:rPr>
          <w:rFonts w:ascii="Times New Roman" w:hAnsi="Times New Roman" w:cs="Times New Roman"/>
          <w:sz w:val="28"/>
          <w:szCs w:val="28"/>
        </w:rPr>
        <w:t>а</w:t>
      </w:r>
      <w:r w:rsidR="009B14BE" w:rsidRPr="009B14BE">
        <w:rPr>
          <w:rFonts w:ascii="Times New Roman" w:hAnsi="Times New Roman" w:cs="Times New Roman"/>
          <w:sz w:val="28"/>
          <w:szCs w:val="28"/>
        </w:rPr>
        <w:t>утентификация с асимметричными алгоритмами шифрования</w:t>
      </w:r>
      <w:r w:rsidR="009B14BE">
        <w:rPr>
          <w:rFonts w:ascii="Times New Roman" w:hAnsi="Times New Roman" w:cs="Times New Roman"/>
          <w:sz w:val="28"/>
          <w:szCs w:val="28"/>
        </w:rPr>
        <w:t>, а также анализ данных, отправляемых при использовании защищенного соединения по сети.</w:t>
      </w:r>
    </w:p>
    <w:p w14:paraId="4A2E50FB" w14:textId="77777777" w:rsidR="00EC3771" w:rsidRPr="00EC3771" w:rsidRDefault="00EC3771" w:rsidP="00EC3771">
      <w:pPr>
        <w:spacing w:before="120" w:after="120" w:line="247" w:lineRule="auto"/>
        <w:ind w:left="0" w:firstLine="0"/>
        <w:rPr>
          <w:rFonts w:ascii="Times New Roman" w:hAnsi="Times New Roman" w:cs="Times New Roman"/>
          <w:sz w:val="28"/>
          <w:szCs w:val="28"/>
        </w:rPr>
      </w:pPr>
    </w:p>
    <w:p w14:paraId="0FEF3E16" w14:textId="3D4CED92" w:rsidR="00BA56A5" w:rsidRPr="00BA56A5" w:rsidRDefault="00BA56A5" w:rsidP="00BA56A5">
      <w:pPr>
        <w:pStyle w:val="Heading1"/>
        <w:rPr>
          <w:rFonts w:ascii="Times New Roman" w:hAnsi="Times New Roman" w:cs="Times New Roman"/>
          <w:b/>
          <w:bCs/>
        </w:rPr>
      </w:pPr>
      <w:bookmarkStart w:id="1" w:name="_Toc163179530"/>
      <w:r w:rsidRPr="00BA56A5">
        <w:rPr>
          <w:rFonts w:ascii="Times New Roman" w:hAnsi="Times New Roman" w:cs="Times New Roman"/>
          <w:b/>
          <w:bCs/>
        </w:rPr>
        <w:t>Задание</w:t>
      </w:r>
      <w:bookmarkEnd w:id="1"/>
      <w:r w:rsidRPr="00BA56A5">
        <w:rPr>
          <w:rFonts w:ascii="Times New Roman" w:hAnsi="Times New Roman" w:cs="Times New Roman"/>
          <w:b/>
          <w:bCs/>
        </w:rPr>
        <w:t xml:space="preserve"> </w:t>
      </w:r>
    </w:p>
    <w:p w14:paraId="303DB3F3" w14:textId="77777777" w:rsidR="009B14BE" w:rsidRPr="009B14BE" w:rsidRDefault="009B14BE" w:rsidP="009B14BE">
      <w:pPr>
        <w:spacing w:before="120" w:after="120" w:line="247" w:lineRule="auto"/>
        <w:ind w:firstLine="511"/>
        <w:jc w:val="left"/>
        <w:rPr>
          <w:rFonts w:ascii="Times New Roman" w:hAnsi="Times New Roman" w:cs="Times New Roman"/>
          <w:sz w:val="28"/>
          <w:szCs w:val="28"/>
        </w:rPr>
      </w:pPr>
      <w:r w:rsidRPr="009B14BE">
        <w:rPr>
          <w:rFonts w:ascii="Times New Roman" w:hAnsi="Times New Roman" w:cs="Times New Roman"/>
          <w:sz w:val="28"/>
          <w:szCs w:val="28"/>
        </w:rPr>
        <w:t>Порядок выполнения лабораторной работы:</w:t>
      </w:r>
    </w:p>
    <w:p w14:paraId="467F5161" w14:textId="6E8872EA" w:rsid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Выбрать не менее 2-ух web-серверов сети Интернет различной организационной и</w:t>
      </w:r>
      <w:r>
        <w:rPr>
          <w:rFonts w:ascii="Times New Roman" w:hAnsi="Times New Roman" w:cs="Times New Roman"/>
          <w:sz w:val="28"/>
          <w:szCs w:val="28"/>
        </w:rPr>
        <w:t xml:space="preserve"> </w:t>
      </w:r>
      <w:r w:rsidRPr="009B14BE">
        <w:rPr>
          <w:rFonts w:ascii="Times New Roman" w:hAnsi="Times New Roman" w:cs="Times New Roman"/>
          <w:sz w:val="28"/>
          <w:szCs w:val="28"/>
        </w:rPr>
        <w:t>государственной принадлежности.</w:t>
      </w:r>
    </w:p>
    <w:p w14:paraId="2C4E8727" w14:textId="77777777" w:rsidR="009B14BE" w:rsidRDefault="009B14BE" w:rsidP="009B14BE">
      <w:pPr>
        <w:pStyle w:val="ListParagraph"/>
        <w:spacing w:before="120" w:after="120" w:line="247" w:lineRule="auto"/>
        <w:ind w:left="929" w:firstLine="0"/>
        <w:jc w:val="left"/>
        <w:rPr>
          <w:rFonts w:ascii="Times New Roman" w:hAnsi="Times New Roman" w:cs="Times New Roman"/>
          <w:sz w:val="28"/>
          <w:szCs w:val="28"/>
        </w:rPr>
      </w:pPr>
    </w:p>
    <w:p w14:paraId="03AD7542" w14:textId="3F2DDC70" w:rsid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Запустить Wireshark и используя Firefox установить https соединение с выбранным</w:t>
      </w:r>
      <w:r>
        <w:rPr>
          <w:rFonts w:ascii="Times New Roman" w:hAnsi="Times New Roman" w:cs="Times New Roman"/>
          <w:sz w:val="28"/>
          <w:szCs w:val="28"/>
        </w:rPr>
        <w:t xml:space="preserve"> сервером.</w:t>
      </w:r>
    </w:p>
    <w:p w14:paraId="75FF9B78" w14:textId="77777777" w:rsidR="009B14BE" w:rsidRPr="009B14BE" w:rsidRDefault="009B14BE" w:rsidP="009B14BE">
      <w:pPr>
        <w:pStyle w:val="ListParagraph"/>
        <w:rPr>
          <w:rFonts w:ascii="Times New Roman" w:hAnsi="Times New Roman" w:cs="Times New Roman"/>
          <w:sz w:val="28"/>
          <w:szCs w:val="28"/>
        </w:rPr>
      </w:pPr>
    </w:p>
    <w:p w14:paraId="23C071BD" w14:textId="77777777" w:rsid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Провести анализ соединения.</w:t>
      </w:r>
    </w:p>
    <w:p w14:paraId="28D8171C" w14:textId="77777777" w:rsidR="009B14BE" w:rsidRPr="009B14BE" w:rsidRDefault="009B14BE" w:rsidP="009B14BE">
      <w:pPr>
        <w:pStyle w:val="ListParagraph"/>
        <w:rPr>
          <w:rFonts w:ascii="Times New Roman" w:hAnsi="Times New Roman" w:cs="Times New Roman"/>
          <w:sz w:val="28"/>
          <w:szCs w:val="28"/>
        </w:rPr>
      </w:pPr>
    </w:p>
    <w:p w14:paraId="62A11126" w14:textId="2875749B" w:rsidR="009B14BE" w:rsidRP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Сохранить данные необходимы для последующего сравнительного анализа:</w:t>
      </w:r>
    </w:p>
    <w:p w14:paraId="3A5806FD" w14:textId="305FB49F" w:rsidR="009B14BE" w:rsidRPr="009B14BE" w:rsidRDefault="009B14BE" w:rsidP="009B14BE">
      <w:pPr>
        <w:pStyle w:val="ListParagraph"/>
        <w:numPr>
          <w:ilvl w:val="0"/>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Имя сервера, его характеристики.</w:t>
      </w:r>
    </w:p>
    <w:p w14:paraId="5E10F592" w14:textId="77777777" w:rsidR="009B14BE" w:rsidRDefault="009B14BE" w:rsidP="009B14BE">
      <w:pPr>
        <w:pStyle w:val="ListParagraph"/>
        <w:numPr>
          <w:ilvl w:val="0"/>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Версия TLS.</w:t>
      </w:r>
    </w:p>
    <w:p w14:paraId="4BA9BDD3" w14:textId="77777777" w:rsidR="009B14BE" w:rsidRPr="009B14BE" w:rsidRDefault="009B14BE" w:rsidP="009B14BE">
      <w:pPr>
        <w:pStyle w:val="ListParagraph"/>
        <w:numPr>
          <w:ilvl w:val="0"/>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Выбранные алгоритмы шифрования.</w:t>
      </w:r>
    </w:p>
    <w:p w14:paraId="49E4350C" w14:textId="77777777" w:rsidR="009B14BE" w:rsidRDefault="009B14BE" w:rsidP="009B14BE">
      <w:pPr>
        <w:pStyle w:val="ListParagraph"/>
        <w:numPr>
          <w:ilvl w:val="0"/>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Полученный сертификат:</w:t>
      </w:r>
    </w:p>
    <w:p w14:paraId="52D3EEB1" w14:textId="77777777" w:rsidR="009B14BE" w:rsidRDefault="009B14BE" w:rsidP="009B14BE">
      <w:pPr>
        <w:pStyle w:val="ListParagraph"/>
        <w:numPr>
          <w:ilvl w:val="1"/>
          <w:numId w:val="26"/>
        </w:numPr>
        <w:spacing w:before="120" w:after="120" w:line="247" w:lineRule="auto"/>
        <w:jc w:val="left"/>
        <w:rPr>
          <w:rFonts w:ascii="Times New Roman" w:hAnsi="Times New Roman" w:cs="Times New Roman"/>
          <w:sz w:val="28"/>
          <w:szCs w:val="28"/>
        </w:rPr>
      </w:pPr>
      <w:r>
        <w:rPr>
          <w:rFonts w:ascii="Times New Roman" w:hAnsi="Times New Roman" w:cs="Times New Roman"/>
          <w:sz w:val="28"/>
          <w:szCs w:val="28"/>
        </w:rPr>
        <w:t>В</w:t>
      </w:r>
      <w:r w:rsidRPr="009B14BE">
        <w:rPr>
          <w:rFonts w:ascii="Times New Roman" w:hAnsi="Times New Roman" w:cs="Times New Roman"/>
          <w:sz w:val="28"/>
          <w:szCs w:val="28"/>
        </w:rPr>
        <w:t>ерсия</w:t>
      </w:r>
      <w:r>
        <w:rPr>
          <w:rFonts w:ascii="Times New Roman" w:hAnsi="Times New Roman" w:cs="Times New Roman"/>
          <w:sz w:val="28"/>
          <w:szCs w:val="28"/>
        </w:rPr>
        <w:t>,</w:t>
      </w:r>
    </w:p>
    <w:p w14:paraId="2778D445" w14:textId="77777777" w:rsidR="009B14BE" w:rsidRDefault="009B14BE" w:rsidP="009B14BE">
      <w:pPr>
        <w:pStyle w:val="ListParagraph"/>
        <w:numPr>
          <w:ilvl w:val="1"/>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Валидность сертификата,</w:t>
      </w:r>
    </w:p>
    <w:p w14:paraId="617417FB" w14:textId="77777777" w:rsidR="009B14BE" w:rsidRDefault="009B14BE" w:rsidP="009B14BE">
      <w:pPr>
        <w:pStyle w:val="ListParagraph"/>
        <w:numPr>
          <w:ilvl w:val="1"/>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валидность ключа,</w:t>
      </w:r>
    </w:p>
    <w:p w14:paraId="3DC8EBE0" w14:textId="77777777" w:rsidR="009B14BE" w:rsidRPr="009B14BE" w:rsidRDefault="009B14BE" w:rsidP="009B14BE">
      <w:pPr>
        <w:pStyle w:val="ListParagraph"/>
        <w:numPr>
          <w:ilvl w:val="1"/>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удостоверяющий центр.</w:t>
      </w:r>
    </w:p>
    <w:p w14:paraId="6D72053A" w14:textId="37FB919E" w:rsidR="009B14BE" w:rsidRPr="009B14BE" w:rsidRDefault="009B14BE" w:rsidP="009B14BE">
      <w:pPr>
        <w:pStyle w:val="ListParagraph"/>
        <w:numPr>
          <w:ilvl w:val="0"/>
          <w:numId w:val="26"/>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 xml:space="preserve">Время установки соединения (от </w:t>
      </w:r>
      <w:bookmarkStart w:id="2" w:name="OLE_LINK1"/>
      <w:r w:rsidRPr="00BE08B8">
        <w:rPr>
          <w:rFonts w:ascii="Cascadia Mono" w:hAnsi="Cascadia Mono" w:cs="Times New Roman"/>
          <w:sz w:val="22"/>
        </w:rPr>
        <w:t>ClientHello</w:t>
      </w:r>
      <w:bookmarkEnd w:id="2"/>
      <w:r w:rsidRPr="009B14BE">
        <w:rPr>
          <w:rFonts w:ascii="Times New Roman" w:hAnsi="Times New Roman" w:cs="Times New Roman"/>
          <w:sz w:val="28"/>
          <w:szCs w:val="28"/>
        </w:rPr>
        <w:t xml:space="preserve"> до </w:t>
      </w:r>
      <w:r w:rsidR="00BE08B8" w:rsidRPr="00BE08B8">
        <w:rPr>
          <w:rFonts w:ascii="Cascadia Mono" w:hAnsi="Cascadia Mono" w:cs="Times New Roman"/>
          <w:sz w:val="22"/>
        </w:rPr>
        <w:t>ClientHello</w:t>
      </w:r>
      <w:r w:rsidRPr="009B14BE">
        <w:rPr>
          <w:rFonts w:ascii="Times New Roman" w:hAnsi="Times New Roman" w:cs="Times New Roman"/>
          <w:sz w:val="28"/>
          <w:szCs w:val="28"/>
        </w:rPr>
        <w:t>)</w:t>
      </w:r>
    </w:p>
    <w:p w14:paraId="4A3F81EE" w14:textId="77777777" w:rsidR="009B14BE" w:rsidRPr="009B14BE" w:rsidRDefault="009B14BE" w:rsidP="009B14BE">
      <w:pPr>
        <w:pStyle w:val="ListParagraph"/>
        <w:rPr>
          <w:rFonts w:ascii="Times New Roman" w:hAnsi="Times New Roman" w:cs="Times New Roman"/>
          <w:sz w:val="28"/>
          <w:szCs w:val="28"/>
        </w:rPr>
      </w:pPr>
    </w:p>
    <w:p w14:paraId="4D875DF1" w14:textId="22ACA3C8" w:rsidR="009B14BE" w:rsidRP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Если список исследуемых серверов не исчерпан выбрать другой сервер и повторить соединение.</w:t>
      </w:r>
    </w:p>
    <w:p w14:paraId="04FD6748" w14:textId="77777777" w:rsidR="009B14BE" w:rsidRPr="009B14BE" w:rsidRDefault="009B14BE" w:rsidP="009B14BE">
      <w:pPr>
        <w:spacing w:before="120" w:after="120" w:line="247" w:lineRule="auto"/>
        <w:jc w:val="left"/>
        <w:rPr>
          <w:rFonts w:ascii="Times New Roman" w:hAnsi="Times New Roman" w:cs="Times New Roman"/>
          <w:sz w:val="28"/>
          <w:szCs w:val="28"/>
        </w:rPr>
      </w:pPr>
    </w:p>
    <w:p w14:paraId="5A4ECFEF" w14:textId="4F345AEC" w:rsidR="009B14BE" w:rsidRP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 xml:space="preserve">Если браузер поддерживал соединение TLS 1.2 принудительно изменить параметры TLS соединения в Firefox на TLS 1.0 (в браузере перейти по адресу </w:t>
      </w:r>
      <w:r w:rsidRPr="00BE08B8">
        <w:rPr>
          <w:rFonts w:ascii="Cascadia Mono" w:hAnsi="Cascadia Mono" w:cs="Times New Roman"/>
          <w:sz w:val="22"/>
        </w:rPr>
        <w:t>about:config</w:t>
      </w:r>
      <w:r w:rsidRPr="009B14BE">
        <w:rPr>
          <w:rFonts w:ascii="Times New Roman" w:hAnsi="Times New Roman" w:cs="Times New Roman"/>
          <w:sz w:val="28"/>
          <w:szCs w:val="28"/>
        </w:rPr>
        <w:t xml:space="preserve"> и изменить раздел SSL\TLS) и провести попытки соединения с выбранными серверами).</w:t>
      </w:r>
    </w:p>
    <w:p w14:paraId="06AA0338" w14:textId="1497C4B7" w:rsidR="009B14BE" w:rsidRP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lastRenderedPageBreak/>
        <w:t>Провести сравнительный анализ полученной информации.</w:t>
      </w:r>
    </w:p>
    <w:p w14:paraId="1411D464" w14:textId="77777777" w:rsidR="009B14BE" w:rsidRPr="009B14BE" w:rsidRDefault="009B14BE" w:rsidP="009B14BE">
      <w:pPr>
        <w:spacing w:before="120" w:after="120" w:line="247" w:lineRule="auto"/>
        <w:jc w:val="left"/>
        <w:rPr>
          <w:rFonts w:ascii="Times New Roman" w:hAnsi="Times New Roman" w:cs="Times New Roman"/>
          <w:sz w:val="28"/>
          <w:szCs w:val="28"/>
        </w:rPr>
      </w:pPr>
    </w:p>
    <w:p w14:paraId="434A266D" w14:textId="332AF4B6" w:rsidR="009B14BE" w:rsidRPr="009B14BE" w:rsidRDefault="009B14BE" w:rsidP="009B14BE">
      <w:pPr>
        <w:pStyle w:val="ListParagraph"/>
        <w:numPr>
          <w:ilvl w:val="0"/>
          <w:numId w:val="25"/>
        </w:numPr>
        <w:spacing w:before="120" w:after="120" w:line="247" w:lineRule="auto"/>
        <w:jc w:val="left"/>
        <w:rPr>
          <w:rFonts w:ascii="Times New Roman" w:hAnsi="Times New Roman" w:cs="Times New Roman"/>
          <w:sz w:val="28"/>
          <w:szCs w:val="28"/>
        </w:rPr>
      </w:pPr>
      <w:r w:rsidRPr="009B14BE">
        <w:rPr>
          <w:rFonts w:ascii="Times New Roman" w:hAnsi="Times New Roman" w:cs="Times New Roman"/>
          <w:sz w:val="28"/>
          <w:szCs w:val="28"/>
        </w:rPr>
        <w:t>В качестве отчета представить результаты сравнительного анализа, выводы в отношении безопасности и корректности настройки веб-серверов с учетом их организационной и государственной принадлежности.</w:t>
      </w:r>
    </w:p>
    <w:p w14:paraId="39D49440" w14:textId="77777777" w:rsidR="00EC6AA8" w:rsidRPr="00EC6AA8" w:rsidRDefault="00EC6AA8" w:rsidP="00EC6AA8">
      <w:pPr>
        <w:spacing w:before="120" w:after="120" w:line="247" w:lineRule="auto"/>
        <w:ind w:left="0" w:firstLine="0"/>
        <w:jc w:val="left"/>
        <w:rPr>
          <w:rFonts w:ascii="Times New Roman" w:hAnsi="Times New Roman" w:cs="Times New Roman"/>
          <w:sz w:val="28"/>
          <w:szCs w:val="28"/>
        </w:rPr>
      </w:pPr>
    </w:p>
    <w:p w14:paraId="33E5BA4C" w14:textId="58DCB687" w:rsidR="00BA56A5" w:rsidRPr="00BA56A5" w:rsidRDefault="00BA56A5" w:rsidP="00BA56A5">
      <w:pPr>
        <w:pStyle w:val="Heading1"/>
        <w:ind w:firstLine="0"/>
        <w:rPr>
          <w:rFonts w:ascii="Times New Roman" w:hAnsi="Times New Roman" w:cs="Times New Roman"/>
          <w:b/>
          <w:bCs/>
        </w:rPr>
      </w:pPr>
      <w:bookmarkStart w:id="3" w:name="_Toc163179531"/>
      <w:r w:rsidRPr="00BA56A5">
        <w:rPr>
          <w:rFonts w:ascii="Times New Roman" w:hAnsi="Times New Roman" w:cs="Times New Roman"/>
          <w:b/>
          <w:bCs/>
        </w:rPr>
        <w:t>Теория</w:t>
      </w:r>
      <w:bookmarkEnd w:id="3"/>
    </w:p>
    <w:p w14:paraId="5BE1DB29" w14:textId="3B5C2899" w:rsidR="009B14BE" w:rsidRPr="009B14BE" w:rsidRDefault="009B14BE" w:rsidP="009B14BE">
      <w:pPr>
        <w:pStyle w:val="Heading2"/>
        <w:ind w:firstLine="511"/>
        <w:rPr>
          <w:rFonts w:ascii="Times New Roman" w:hAnsi="Times New Roman" w:cs="Times New Roman"/>
          <w:b/>
          <w:bCs/>
        </w:rPr>
      </w:pPr>
      <w:bookmarkStart w:id="4" w:name="_Toc163179532"/>
      <w:r w:rsidRPr="009B14BE">
        <w:rPr>
          <w:rFonts w:ascii="Times New Roman" w:hAnsi="Times New Roman" w:cs="Times New Roman"/>
          <w:b/>
          <w:bCs/>
          <w:color w:val="auto"/>
          <w:sz w:val="28"/>
          <w:szCs w:val="28"/>
        </w:rPr>
        <w:t>Модель OSI</w:t>
      </w:r>
      <w:bookmarkEnd w:id="4"/>
    </w:p>
    <w:p w14:paraId="41564D41" w14:textId="77777777" w:rsidR="009B14BE" w:rsidRDefault="009B14BE" w:rsidP="009B14BE">
      <w:pPr>
        <w:ind w:firstLine="511"/>
        <w:rPr>
          <w:rFonts w:ascii="Times New Roman" w:hAnsi="Times New Roman" w:cs="Times New Roman"/>
          <w:sz w:val="28"/>
          <w:szCs w:val="28"/>
        </w:rPr>
      </w:pPr>
    </w:p>
    <w:p w14:paraId="0EFA469B" w14:textId="2FD2B58C" w:rsidR="009B14BE" w:rsidRPr="009B14BE" w:rsidRDefault="009B14BE" w:rsidP="009B14BE">
      <w:pPr>
        <w:ind w:firstLine="511"/>
        <w:rPr>
          <w:rFonts w:ascii="Times New Roman" w:hAnsi="Times New Roman" w:cs="Times New Roman"/>
          <w:sz w:val="28"/>
          <w:szCs w:val="28"/>
          <w:lang w:val="en-US"/>
        </w:rPr>
      </w:pPr>
      <w:r w:rsidRPr="009B14BE">
        <w:rPr>
          <w:rFonts w:ascii="Times New Roman" w:hAnsi="Times New Roman" w:cs="Times New Roman"/>
          <w:sz w:val="28"/>
          <w:szCs w:val="28"/>
        </w:rPr>
        <w:t>Модель OSI была придумана для описания архитектуры и принципов работы сетей передачи данных. Сама модель разделена иерархически на 7 слоев</w:t>
      </w:r>
      <w:r>
        <w:rPr>
          <w:rFonts w:ascii="Times New Roman" w:hAnsi="Times New Roman" w:cs="Times New Roman"/>
          <w:sz w:val="28"/>
          <w:szCs w:val="28"/>
          <w:lang w:val="en-US"/>
        </w:rPr>
        <w:t>:</w:t>
      </w:r>
    </w:p>
    <w:p w14:paraId="32735498" w14:textId="1C54E177" w:rsidR="009B14BE" w:rsidRPr="009B14BE" w:rsidRDefault="009B14BE" w:rsidP="009B14BE">
      <w:pPr>
        <w:pStyle w:val="ListParagraph"/>
        <w:numPr>
          <w:ilvl w:val="0"/>
          <w:numId w:val="28"/>
        </w:numPr>
        <w:rPr>
          <w:rFonts w:ascii="Times New Roman" w:hAnsi="Times New Roman" w:cs="Times New Roman"/>
          <w:sz w:val="28"/>
          <w:szCs w:val="28"/>
        </w:rPr>
      </w:pPr>
      <w:r w:rsidRPr="009B14BE">
        <w:rPr>
          <w:rFonts w:ascii="Times New Roman" w:hAnsi="Times New Roman" w:cs="Times New Roman"/>
          <w:b/>
          <w:bCs/>
          <w:sz w:val="28"/>
          <w:szCs w:val="28"/>
        </w:rPr>
        <w:t>Прикладной слой.</w:t>
      </w:r>
      <w:r w:rsidRPr="009B14BE">
        <w:rPr>
          <w:rFonts w:ascii="Times New Roman" w:hAnsi="Times New Roman" w:cs="Times New Roman"/>
          <w:sz w:val="28"/>
          <w:szCs w:val="28"/>
        </w:rPr>
        <w:t xml:space="preserve"> Предоставляет интерфейс для взаимодействия с программами.</w:t>
      </w:r>
    </w:p>
    <w:p w14:paraId="0D81231D" w14:textId="4B215316" w:rsidR="009B14BE" w:rsidRPr="009B14BE" w:rsidRDefault="009B14BE" w:rsidP="009B14BE">
      <w:pPr>
        <w:pStyle w:val="ListParagraph"/>
        <w:numPr>
          <w:ilvl w:val="0"/>
          <w:numId w:val="28"/>
        </w:numPr>
        <w:rPr>
          <w:rFonts w:ascii="Times New Roman" w:hAnsi="Times New Roman" w:cs="Times New Roman"/>
          <w:sz w:val="28"/>
          <w:szCs w:val="28"/>
        </w:rPr>
      </w:pPr>
      <w:r w:rsidRPr="009B14BE">
        <w:rPr>
          <w:rFonts w:ascii="Times New Roman" w:hAnsi="Times New Roman" w:cs="Times New Roman"/>
          <w:b/>
          <w:bCs/>
          <w:sz w:val="28"/>
          <w:szCs w:val="28"/>
        </w:rPr>
        <w:t>Слой представления.</w:t>
      </w:r>
      <w:r w:rsidRPr="009B14BE">
        <w:rPr>
          <w:rFonts w:ascii="Times New Roman" w:hAnsi="Times New Roman" w:cs="Times New Roman"/>
          <w:sz w:val="28"/>
          <w:szCs w:val="28"/>
        </w:rPr>
        <w:t xml:space="preserve"> Обрабатывает данные в такой формат, который будет удобно отправлять по сети.</w:t>
      </w:r>
    </w:p>
    <w:p w14:paraId="2E2CC57C" w14:textId="6ECA7ED7" w:rsidR="009B14BE" w:rsidRPr="009B14BE" w:rsidRDefault="009B14BE" w:rsidP="009B14BE">
      <w:pPr>
        <w:pStyle w:val="ListParagraph"/>
        <w:numPr>
          <w:ilvl w:val="0"/>
          <w:numId w:val="28"/>
        </w:numPr>
        <w:rPr>
          <w:rFonts w:ascii="Times New Roman" w:hAnsi="Times New Roman" w:cs="Times New Roman"/>
          <w:sz w:val="28"/>
          <w:szCs w:val="28"/>
        </w:rPr>
      </w:pPr>
      <w:r w:rsidRPr="009B14BE">
        <w:rPr>
          <w:rFonts w:ascii="Times New Roman" w:hAnsi="Times New Roman" w:cs="Times New Roman"/>
          <w:b/>
          <w:bCs/>
          <w:sz w:val="28"/>
          <w:szCs w:val="28"/>
        </w:rPr>
        <w:t>Сеансовый слой.</w:t>
      </w:r>
      <w:r w:rsidRPr="009B14BE">
        <w:rPr>
          <w:rFonts w:ascii="Times New Roman" w:hAnsi="Times New Roman" w:cs="Times New Roman"/>
          <w:sz w:val="28"/>
          <w:szCs w:val="28"/>
        </w:rPr>
        <w:t xml:space="preserve"> На этом слое происходит управление сеансами связи (создание и закрытие сеанса)</w:t>
      </w:r>
    </w:p>
    <w:p w14:paraId="06A0F77F" w14:textId="17518AFB" w:rsidR="009B14BE" w:rsidRPr="009B14BE" w:rsidRDefault="009B14BE" w:rsidP="009B14BE">
      <w:pPr>
        <w:pStyle w:val="ListParagraph"/>
        <w:numPr>
          <w:ilvl w:val="0"/>
          <w:numId w:val="28"/>
        </w:numPr>
        <w:rPr>
          <w:rFonts w:ascii="Times New Roman" w:hAnsi="Times New Roman" w:cs="Times New Roman"/>
          <w:sz w:val="28"/>
          <w:szCs w:val="28"/>
        </w:rPr>
      </w:pPr>
      <w:r w:rsidRPr="009B14BE">
        <w:rPr>
          <w:rFonts w:ascii="Times New Roman" w:hAnsi="Times New Roman" w:cs="Times New Roman"/>
          <w:b/>
          <w:bCs/>
          <w:sz w:val="28"/>
          <w:szCs w:val="28"/>
        </w:rPr>
        <w:t>Транспортный слой.</w:t>
      </w:r>
      <w:r w:rsidRPr="009B14BE">
        <w:rPr>
          <w:rFonts w:ascii="Times New Roman" w:hAnsi="Times New Roman" w:cs="Times New Roman"/>
          <w:sz w:val="28"/>
          <w:szCs w:val="28"/>
        </w:rPr>
        <w:t xml:space="preserve"> На этом слое происходит управления передачей данных. Среди протоколов, реализующий этот слой, самыми известными являются TCP и UDP.</w:t>
      </w:r>
    </w:p>
    <w:p w14:paraId="6843879E" w14:textId="5DF8D511" w:rsidR="009B14BE" w:rsidRPr="009B14BE" w:rsidRDefault="009B14BE" w:rsidP="009B14BE">
      <w:pPr>
        <w:pStyle w:val="ListParagraph"/>
        <w:numPr>
          <w:ilvl w:val="0"/>
          <w:numId w:val="28"/>
        </w:numPr>
        <w:rPr>
          <w:rFonts w:ascii="Times New Roman" w:hAnsi="Times New Roman" w:cs="Times New Roman"/>
          <w:sz w:val="28"/>
          <w:szCs w:val="28"/>
        </w:rPr>
      </w:pPr>
      <w:r w:rsidRPr="009B14BE">
        <w:rPr>
          <w:rFonts w:ascii="Times New Roman" w:hAnsi="Times New Roman" w:cs="Times New Roman"/>
          <w:b/>
          <w:bCs/>
          <w:sz w:val="28"/>
          <w:szCs w:val="28"/>
        </w:rPr>
        <w:t>Сетевой слой.</w:t>
      </w:r>
      <w:r w:rsidRPr="009B14BE">
        <w:rPr>
          <w:rFonts w:ascii="Times New Roman" w:hAnsi="Times New Roman" w:cs="Times New Roman"/>
          <w:sz w:val="28"/>
          <w:szCs w:val="28"/>
        </w:rPr>
        <w:t xml:space="preserve"> На этом слое происходит маршрутизация сообщений. То есть, определяется маршрут, по которому пойдет сообщения от отправителя к получателю. Самый известный из протоколов, реализующих этот слой, является IPv4 (с недавнего времени набирает также и IPv6)</w:t>
      </w:r>
    </w:p>
    <w:p w14:paraId="01B6B95B" w14:textId="296D5C9F" w:rsidR="009B14BE" w:rsidRPr="009B14BE" w:rsidRDefault="009B14BE" w:rsidP="009B14BE">
      <w:pPr>
        <w:pStyle w:val="ListParagraph"/>
        <w:numPr>
          <w:ilvl w:val="0"/>
          <w:numId w:val="28"/>
        </w:numPr>
        <w:rPr>
          <w:rFonts w:ascii="Times New Roman" w:hAnsi="Times New Roman" w:cs="Times New Roman"/>
          <w:sz w:val="28"/>
          <w:szCs w:val="28"/>
        </w:rPr>
      </w:pPr>
      <w:r w:rsidRPr="009B14BE">
        <w:rPr>
          <w:rFonts w:ascii="Times New Roman" w:hAnsi="Times New Roman" w:cs="Times New Roman"/>
          <w:b/>
          <w:bCs/>
          <w:sz w:val="28"/>
          <w:szCs w:val="28"/>
        </w:rPr>
        <w:t>Канальный слой.</w:t>
      </w:r>
      <w:r w:rsidRPr="009B14BE">
        <w:rPr>
          <w:rFonts w:ascii="Times New Roman" w:hAnsi="Times New Roman" w:cs="Times New Roman"/>
          <w:sz w:val="28"/>
          <w:szCs w:val="28"/>
        </w:rPr>
        <w:t xml:space="preserve"> Обеспечивает безошибочную передачу данных от одного узла к другому через физический слой.</w:t>
      </w:r>
    </w:p>
    <w:p w14:paraId="59F17C53" w14:textId="7503D4A7" w:rsidR="009B14BE" w:rsidRPr="009B14BE" w:rsidRDefault="009B14BE" w:rsidP="009B14BE">
      <w:pPr>
        <w:pStyle w:val="ListParagraph"/>
        <w:numPr>
          <w:ilvl w:val="0"/>
          <w:numId w:val="28"/>
        </w:numPr>
        <w:rPr>
          <w:rFonts w:ascii="Times New Roman" w:hAnsi="Times New Roman" w:cs="Times New Roman"/>
          <w:sz w:val="28"/>
          <w:szCs w:val="28"/>
        </w:rPr>
      </w:pPr>
      <w:r w:rsidRPr="009B14BE">
        <w:rPr>
          <w:rFonts w:ascii="Times New Roman" w:hAnsi="Times New Roman" w:cs="Times New Roman"/>
          <w:b/>
          <w:bCs/>
          <w:sz w:val="28"/>
          <w:szCs w:val="28"/>
        </w:rPr>
        <w:t>Физический слой.</w:t>
      </w:r>
      <w:r w:rsidRPr="009B14BE">
        <w:rPr>
          <w:rFonts w:ascii="Times New Roman" w:hAnsi="Times New Roman" w:cs="Times New Roman"/>
          <w:sz w:val="28"/>
          <w:szCs w:val="28"/>
        </w:rPr>
        <w:t xml:space="preserve"> Отвечает за физическое подключение между устройствами и передачу индивидуальных битов от одного узла к другому.</w:t>
      </w:r>
    </w:p>
    <w:p w14:paraId="203B52B3" w14:textId="77777777" w:rsidR="009B14BE" w:rsidRPr="009B14BE" w:rsidRDefault="009B14BE" w:rsidP="009B14BE">
      <w:pPr>
        <w:ind w:left="730"/>
        <w:rPr>
          <w:rFonts w:ascii="Times New Roman" w:hAnsi="Times New Roman" w:cs="Times New Roman"/>
          <w:sz w:val="28"/>
          <w:szCs w:val="28"/>
        </w:rPr>
      </w:pPr>
    </w:p>
    <w:p w14:paraId="7A09710C" w14:textId="77777777" w:rsidR="009B14BE" w:rsidRDefault="009B14BE" w:rsidP="009B14BE">
      <w:pPr>
        <w:ind w:left="199" w:firstLine="0"/>
        <w:rPr>
          <w:rFonts w:ascii="Times New Roman" w:hAnsi="Times New Roman" w:cs="Times New Roman"/>
          <w:sz w:val="28"/>
          <w:szCs w:val="28"/>
        </w:rPr>
      </w:pPr>
    </w:p>
    <w:p w14:paraId="1EE05FA4" w14:textId="5742CA33" w:rsidR="009B14BE" w:rsidRPr="009B14BE" w:rsidRDefault="009B14BE" w:rsidP="009B14BE">
      <w:pPr>
        <w:ind w:left="199" w:firstLine="521"/>
        <w:rPr>
          <w:rFonts w:ascii="Times New Roman" w:hAnsi="Times New Roman" w:cs="Times New Roman"/>
          <w:sz w:val="28"/>
          <w:szCs w:val="28"/>
        </w:rPr>
      </w:pPr>
      <w:r w:rsidRPr="009B14BE">
        <w:rPr>
          <w:rFonts w:ascii="Times New Roman" w:hAnsi="Times New Roman" w:cs="Times New Roman"/>
          <w:sz w:val="28"/>
          <w:szCs w:val="28"/>
        </w:rPr>
        <w:lastRenderedPageBreak/>
        <w:t>Как видим, каждый слой в модели OSI выполняет свою четко поставленную функцию. При отправке сообщения по сети, оно проходит все слои, начиная с самого верхнего и заканчивая самым нижним. При получении сообщения, оно проходит обратный путь.</w:t>
      </w:r>
    </w:p>
    <w:p w14:paraId="0D236E55" w14:textId="77777777" w:rsidR="009B14BE" w:rsidRDefault="009B14BE" w:rsidP="009B14BE">
      <w:pPr>
        <w:ind w:left="0" w:firstLine="0"/>
        <w:rPr>
          <w:rFonts w:ascii="Times New Roman" w:hAnsi="Times New Roman" w:cs="Times New Roman"/>
          <w:sz w:val="28"/>
          <w:szCs w:val="28"/>
        </w:rPr>
      </w:pPr>
    </w:p>
    <w:p w14:paraId="48318D13" w14:textId="4BB8D72B" w:rsidR="009B14BE" w:rsidRPr="009B14BE" w:rsidRDefault="009B14BE" w:rsidP="009B14BE">
      <w:pPr>
        <w:pStyle w:val="Heading2"/>
        <w:ind w:firstLine="511"/>
        <w:rPr>
          <w:rFonts w:ascii="Times New Roman" w:hAnsi="Times New Roman" w:cs="Times New Roman"/>
          <w:b/>
          <w:bCs/>
        </w:rPr>
      </w:pPr>
      <w:bookmarkStart w:id="5" w:name="_Toc163179533"/>
      <w:r w:rsidRPr="009B14BE">
        <w:rPr>
          <w:rFonts w:ascii="Times New Roman" w:hAnsi="Times New Roman" w:cs="Times New Roman"/>
          <w:b/>
          <w:bCs/>
          <w:color w:val="auto"/>
          <w:sz w:val="28"/>
          <w:szCs w:val="28"/>
        </w:rPr>
        <w:t>Протоколы HTTP и HTTPS</w:t>
      </w:r>
      <w:bookmarkEnd w:id="5"/>
    </w:p>
    <w:p w14:paraId="2FFDDF14" w14:textId="77777777" w:rsidR="009B14BE" w:rsidRPr="009B14BE" w:rsidRDefault="009B14BE" w:rsidP="009B14BE">
      <w:pPr>
        <w:ind w:left="730"/>
        <w:rPr>
          <w:rFonts w:ascii="Times New Roman" w:hAnsi="Times New Roman" w:cs="Times New Roman"/>
          <w:sz w:val="28"/>
          <w:szCs w:val="28"/>
        </w:rPr>
      </w:pPr>
    </w:p>
    <w:p w14:paraId="47840388" w14:textId="1A8D69D9"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Для общения на уровне приложений одним из самых распространенных является протокол HTTP (Протокол передачи гипертекста). Такой протокол не устанавливает соединения. Иными словами, для отправки запроса на сервер необходимо открыть новое соединения. Однако, эта проблема была решена в HTTP/2.0 через механизм Streams.</w:t>
      </w:r>
    </w:p>
    <w:p w14:paraId="2C04EEEC" w14:textId="61CD42ED"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Используя протокол HTTP, мы имеем в арсенале несколько методов отправки запросов. Самые популярные из них - GET, POST, PUT, DELETE. Они реализуют самые базовые сценарии работы - CRUD операции.</w:t>
      </w:r>
    </w:p>
    <w:p w14:paraId="723090B6" w14:textId="77777777"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HTTPS (HyperText Transfer Protocol Secure) является расширением HTTP и использует шифрование для обеспечения безопасности данных. HTTPS использует SSL/TLS протоколы для шифрования коммуникаций.</w:t>
      </w:r>
    </w:p>
    <w:p w14:paraId="4C2C93B2" w14:textId="77777777" w:rsidR="009B14BE" w:rsidRPr="009B14BE" w:rsidRDefault="009B14BE" w:rsidP="009B14BE">
      <w:pPr>
        <w:ind w:left="730"/>
        <w:rPr>
          <w:rFonts w:ascii="Times New Roman" w:hAnsi="Times New Roman" w:cs="Times New Roman"/>
          <w:sz w:val="28"/>
          <w:szCs w:val="28"/>
        </w:rPr>
      </w:pPr>
    </w:p>
    <w:p w14:paraId="652AFDFC" w14:textId="1D12C063" w:rsidR="009B14BE" w:rsidRPr="009B14BE" w:rsidRDefault="009B14BE" w:rsidP="009B14BE">
      <w:pPr>
        <w:pStyle w:val="Heading2"/>
        <w:ind w:firstLine="511"/>
        <w:rPr>
          <w:rFonts w:ascii="Times New Roman" w:hAnsi="Times New Roman" w:cs="Times New Roman"/>
          <w:b/>
          <w:bCs/>
        </w:rPr>
      </w:pPr>
      <w:bookmarkStart w:id="6" w:name="_Toc163179534"/>
      <w:r w:rsidRPr="009B14BE">
        <w:rPr>
          <w:rFonts w:ascii="Times New Roman" w:hAnsi="Times New Roman" w:cs="Times New Roman"/>
          <w:b/>
          <w:bCs/>
          <w:color w:val="auto"/>
          <w:sz w:val="28"/>
          <w:szCs w:val="28"/>
        </w:rPr>
        <w:t>TLS/SSL протоколы</w:t>
      </w:r>
      <w:bookmarkEnd w:id="6"/>
    </w:p>
    <w:p w14:paraId="3D5EA315" w14:textId="77777777" w:rsidR="009B14BE" w:rsidRPr="009B14BE" w:rsidRDefault="009B14BE" w:rsidP="009B14BE">
      <w:pPr>
        <w:rPr>
          <w:rFonts w:ascii="Times New Roman" w:hAnsi="Times New Roman" w:cs="Times New Roman"/>
          <w:sz w:val="28"/>
          <w:szCs w:val="28"/>
        </w:rPr>
      </w:pPr>
    </w:p>
    <w:p w14:paraId="7C7893BA" w14:textId="1C3614EB"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SSL (Secure Sockets Layer) - протокол, задачей которого является защита данных при их передаче по сети. В модели OSI он находится между транспортным и прикладным уровнями. Весь процесс работы SSL можно разделить на 2 этапа: установка соединения (handshake) и отправка сообщений.</w:t>
      </w:r>
    </w:p>
    <w:p w14:paraId="731410EB" w14:textId="3E2264F3"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Важно отметить, что на данный момент SSL уже не так часто используется. Вместо него используется протокол TLS (Transport Layer Security). Поэтому далее в большей степени речь пойдет о нем.</w:t>
      </w:r>
    </w:p>
    <w:p w14:paraId="63DA0BB1" w14:textId="77777777"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Для шифрования отправляемых сообщений в TLS используется симметричное шифрование. То есть, оба участника данного процесса (сервер и клиент) имеют один и тот же ключ для шифрования и расшифрования.</w:t>
      </w:r>
    </w:p>
    <w:p w14:paraId="3EFF7D1D" w14:textId="77777777" w:rsidR="009B14BE" w:rsidRPr="009B14BE" w:rsidRDefault="009B14BE" w:rsidP="009B14BE">
      <w:pPr>
        <w:ind w:left="730"/>
        <w:rPr>
          <w:rFonts w:ascii="Times New Roman" w:hAnsi="Times New Roman" w:cs="Times New Roman"/>
          <w:sz w:val="28"/>
          <w:szCs w:val="28"/>
        </w:rPr>
      </w:pPr>
    </w:p>
    <w:p w14:paraId="53754867" w14:textId="0B6314D6"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lastRenderedPageBreak/>
        <w:t>Перед началом отправки сообщения между участниками происходит процесс рукопожатия (handshake). Этот процесс можно разделить на следующие последовательные этапы:</w:t>
      </w:r>
    </w:p>
    <w:p w14:paraId="7FE8FAAF" w14:textId="72A7AA84" w:rsidR="009B14BE" w:rsidRPr="009B14BE" w:rsidRDefault="009B14BE" w:rsidP="009B14BE">
      <w:pPr>
        <w:pStyle w:val="ListParagraph"/>
        <w:numPr>
          <w:ilvl w:val="0"/>
          <w:numId w:val="29"/>
        </w:numPr>
        <w:ind w:left="919"/>
        <w:rPr>
          <w:rFonts w:ascii="Times New Roman" w:hAnsi="Times New Roman" w:cs="Times New Roman"/>
          <w:sz w:val="28"/>
          <w:szCs w:val="28"/>
        </w:rPr>
      </w:pPr>
      <w:r w:rsidRPr="009B14BE">
        <w:rPr>
          <w:rFonts w:ascii="Times New Roman" w:hAnsi="Times New Roman" w:cs="Times New Roman"/>
          <w:sz w:val="28"/>
          <w:szCs w:val="28"/>
        </w:rPr>
        <w:t xml:space="preserve">Клиент инициализирует процесс рукопожатия, отправляя на сервер сообщение </w:t>
      </w:r>
      <w:r w:rsidR="00BE08B8" w:rsidRPr="00BE08B8">
        <w:rPr>
          <w:rFonts w:ascii="Cascadia Mono" w:hAnsi="Cascadia Mono" w:cs="Times New Roman"/>
          <w:sz w:val="22"/>
        </w:rPr>
        <w:t>“</w:t>
      </w:r>
      <w:r w:rsidRPr="00BE08B8">
        <w:rPr>
          <w:rFonts w:ascii="Cascadia Mono" w:hAnsi="Cascadia Mono" w:cs="Times New Roman"/>
          <w:sz w:val="22"/>
        </w:rPr>
        <w:t>Client Hello</w:t>
      </w:r>
      <w:r w:rsidR="00BE08B8" w:rsidRPr="00BE08B8">
        <w:rPr>
          <w:rFonts w:ascii="Cascadia Mono" w:hAnsi="Cascadia Mono" w:cs="Times New Roman"/>
          <w:sz w:val="22"/>
        </w:rPr>
        <w:t>”</w:t>
      </w:r>
      <w:r w:rsidRPr="009B14BE">
        <w:rPr>
          <w:rFonts w:ascii="Times New Roman" w:hAnsi="Times New Roman" w:cs="Times New Roman"/>
          <w:sz w:val="28"/>
          <w:szCs w:val="28"/>
        </w:rPr>
        <w:t xml:space="preserve">. В таком сообщении содержится набор алгоритмов шифрования, поддерживаемых клиентом. Также, такое сообщение содержит случайное число, сгенерированное клиентом, которое называют </w:t>
      </w:r>
      <w:r w:rsidRPr="00BE08B8">
        <w:rPr>
          <w:rFonts w:ascii="Cascadia Mono" w:hAnsi="Cascadia Mono" w:cs="Times New Roman"/>
          <w:sz w:val="22"/>
        </w:rPr>
        <w:t>client_random</w:t>
      </w:r>
      <w:r w:rsidRPr="009B14BE">
        <w:rPr>
          <w:rFonts w:ascii="Times New Roman" w:hAnsi="Times New Roman" w:cs="Times New Roman"/>
          <w:sz w:val="28"/>
          <w:szCs w:val="28"/>
        </w:rPr>
        <w:t>.</w:t>
      </w:r>
    </w:p>
    <w:p w14:paraId="3E30D0B2" w14:textId="7D18DC6A" w:rsidR="009B14BE" w:rsidRPr="009B14BE" w:rsidRDefault="009B14BE" w:rsidP="009B14BE">
      <w:pPr>
        <w:pStyle w:val="ListParagraph"/>
        <w:numPr>
          <w:ilvl w:val="0"/>
          <w:numId w:val="29"/>
        </w:numPr>
        <w:ind w:left="919"/>
        <w:rPr>
          <w:rFonts w:ascii="Times New Roman" w:hAnsi="Times New Roman" w:cs="Times New Roman"/>
          <w:sz w:val="28"/>
          <w:szCs w:val="28"/>
        </w:rPr>
      </w:pPr>
      <w:r w:rsidRPr="009B14BE">
        <w:rPr>
          <w:rFonts w:ascii="Times New Roman" w:hAnsi="Times New Roman" w:cs="Times New Roman"/>
          <w:sz w:val="28"/>
          <w:szCs w:val="28"/>
        </w:rPr>
        <w:t xml:space="preserve">В ответ сервер отправляет сообщение </w:t>
      </w:r>
      <w:r w:rsidR="00BE08B8" w:rsidRPr="00BE08B8">
        <w:rPr>
          <w:rFonts w:ascii="Cascadia Mono" w:hAnsi="Cascadia Mono" w:cs="Times New Roman"/>
          <w:sz w:val="22"/>
        </w:rPr>
        <w:t>“</w:t>
      </w:r>
      <w:r w:rsidRPr="00BE08B8">
        <w:rPr>
          <w:rFonts w:ascii="Cascadia Mono" w:hAnsi="Cascadia Mono" w:cs="Times New Roman"/>
          <w:sz w:val="22"/>
        </w:rPr>
        <w:t>Server Hello</w:t>
      </w:r>
      <w:r w:rsidR="00BE08B8" w:rsidRPr="00BE08B8">
        <w:rPr>
          <w:rFonts w:ascii="Cascadia Mono" w:hAnsi="Cascadia Mono" w:cs="Times New Roman"/>
          <w:sz w:val="22"/>
        </w:rPr>
        <w:t>”</w:t>
      </w:r>
      <w:r w:rsidRPr="009B14BE">
        <w:rPr>
          <w:rFonts w:ascii="Times New Roman" w:hAnsi="Times New Roman" w:cs="Times New Roman"/>
          <w:sz w:val="28"/>
          <w:szCs w:val="28"/>
        </w:rPr>
        <w:t xml:space="preserve">. Такое сообщение содержит </w:t>
      </w:r>
      <w:r w:rsidRPr="00BE08B8">
        <w:rPr>
          <w:rFonts w:ascii="Cascadia Mono" w:hAnsi="Cascadia Mono" w:cs="Times New Roman"/>
          <w:sz w:val="22"/>
        </w:rPr>
        <w:t>cipher suite</w:t>
      </w:r>
      <w:r w:rsidRPr="009B14BE">
        <w:rPr>
          <w:rFonts w:ascii="Times New Roman" w:hAnsi="Times New Roman" w:cs="Times New Roman"/>
          <w:sz w:val="28"/>
          <w:szCs w:val="28"/>
        </w:rPr>
        <w:t xml:space="preserve">, содержащий выбранный сервером алгоритм шифрования, случайное число </w:t>
      </w:r>
      <w:r w:rsidRPr="00BE08B8">
        <w:rPr>
          <w:rFonts w:ascii="Cascadia Mono" w:hAnsi="Cascadia Mono" w:cs="Times New Roman"/>
          <w:sz w:val="22"/>
        </w:rPr>
        <w:t>server_random</w:t>
      </w:r>
      <w:r w:rsidRPr="009B14BE">
        <w:rPr>
          <w:rFonts w:ascii="Times New Roman" w:hAnsi="Times New Roman" w:cs="Times New Roman"/>
          <w:sz w:val="28"/>
          <w:szCs w:val="28"/>
        </w:rPr>
        <w:t>, сгенерированное сервером и ID сессии.</w:t>
      </w:r>
    </w:p>
    <w:p w14:paraId="6223DCFA" w14:textId="2592C91F" w:rsidR="009B14BE" w:rsidRPr="009B14BE" w:rsidRDefault="009B14BE" w:rsidP="009B14BE">
      <w:pPr>
        <w:pStyle w:val="ListParagraph"/>
        <w:numPr>
          <w:ilvl w:val="0"/>
          <w:numId w:val="29"/>
        </w:numPr>
        <w:ind w:left="919"/>
        <w:rPr>
          <w:rFonts w:ascii="Times New Roman" w:hAnsi="Times New Roman" w:cs="Times New Roman"/>
          <w:sz w:val="28"/>
          <w:szCs w:val="28"/>
        </w:rPr>
      </w:pPr>
      <w:r w:rsidRPr="009B14BE">
        <w:rPr>
          <w:rFonts w:ascii="Times New Roman" w:hAnsi="Times New Roman" w:cs="Times New Roman"/>
          <w:sz w:val="28"/>
          <w:szCs w:val="28"/>
        </w:rPr>
        <w:t xml:space="preserve">После этого сервер отправляет второе сообщение — </w:t>
      </w:r>
      <w:r w:rsidR="00BE08B8" w:rsidRPr="00BE08B8">
        <w:rPr>
          <w:rFonts w:ascii="Cascadia Mono" w:hAnsi="Cascadia Mono" w:cs="Times New Roman"/>
          <w:sz w:val="22"/>
        </w:rPr>
        <w:t>“</w:t>
      </w:r>
      <w:r w:rsidRPr="00BE08B8">
        <w:rPr>
          <w:rFonts w:ascii="Cascadia Mono" w:hAnsi="Cascadia Mono" w:cs="Times New Roman"/>
          <w:sz w:val="22"/>
        </w:rPr>
        <w:t>Server Certificate</w:t>
      </w:r>
      <w:r w:rsidR="00BE08B8" w:rsidRPr="00BE08B8">
        <w:rPr>
          <w:rFonts w:ascii="Cascadia Mono" w:hAnsi="Cascadia Mono" w:cs="Times New Roman"/>
          <w:sz w:val="22"/>
        </w:rPr>
        <w:t>”</w:t>
      </w:r>
      <w:r w:rsidRPr="009B14BE">
        <w:rPr>
          <w:rFonts w:ascii="Times New Roman" w:hAnsi="Times New Roman" w:cs="Times New Roman"/>
          <w:sz w:val="28"/>
          <w:szCs w:val="28"/>
        </w:rPr>
        <w:t>. Как видно из названия, такое сообщение содержит сертификат, подтверждающий подлинность сервера. Клиент же со своей стороны выполняет проверку сертификата.</w:t>
      </w:r>
    </w:p>
    <w:p w14:paraId="21901DAB" w14:textId="541BF7F9" w:rsidR="009B14BE" w:rsidRPr="009B14BE" w:rsidRDefault="009B14BE" w:rsidP="009B14BE">
      <w:pPr>
        <w:pStyle w:val="ListParagraph"/>
        <w:numPr>
          <w:ilvl w:val="0"/>
          <w:numId w:val="29"/>
        </w:numPr>
        <w:ind w:left="919"/>
        <w:rPr>
          <w:rFonts w:ascii="Times New Roman" w:hAnsi="Times New Roman" w:cs="Times New Roman"/>
          <w:sz w:val="28"/>
          <w:szCs w:val="28"/>
        </w:rPr>
      </w:pPr>
      <w:r w:rsidRPr="009B14BE">
        <w:rPr>
          <w:rFonts w:ascii="Times New Roman" w:hAnsi="Times New Roman" w:cs="Times New Roman"/>
          <w:sz w:val="28"/>
          <w:szCs w:val="28"/>
        </w:rPr>
        <w:t xml:space="preserve">После этого сервер отправляет сообщение </w:t>
      </w:r>
      <w:r w:rsidR="00BE08B8" w:rsidRPr="00BE08B8">
        <w:rPr>
          <w:rFonts w:ascii="Cascadia Mono" w:hAnsi="Cascadia Mono" w:cs="Times New Roman"/>
          <w:sz w:val="22"/>
        </w:rPr>
        <w:t>“</w:t>
      </w:r>
      <w:r w:rsidRPr="00BE08B8">
        <w:rPr>
          <w:rFonts w:ascii="Cascadia Mono" w:hAnsi="Cascadia Mono" w:cs="Times New Roman"/>
          <w:sz w:val="22"/>
        </w:rPr>
        <w:t>Server Hello Done</w:t>
      </w:r>
      <w:r w:rsidR="00BE08B8" w:rsidRPr="00BE08B8">
        <w:rPr>
          <w:rFonts w:ascii="Cascadia Mono" w:hAnsi="Cascadia Mono" w:cs="Times New Roman"/>
          <w:sz w:val="22"/>
        </w:rPr>
        <w:t>”</w:t>
      </w:r>
      <w:r w:rsidRPr="009B14BE">
        <w:rPr>
          <w:rFonts w:ascii="Times New Roman" w:hAnsi="Times New Roman" w:cs="Times New Roman"/>
          <w:sz w:val="28"/>
          <w:szCs w:val="28"/>
        </w:rPr>
        <w:t xml:space="preserve">, после чего клиент генерирует случайное число </w:t>
      </w:r>
      <w:r w:rsidRPr="00BE08B8">
        <w:rPr>
          <w:rFonts w:ascii="Cascadia Mono" w:hAnsi="Cascadia Mono" w:cs="Times New Roman"/>
          <w:sz w:val="22"/>
        </w:rPr>
        <w:t>pre_master_key</w:t>
      </w:r>
      <w:r w:rsidRPr="009B14BE">
        <w:rPr>
          <w:rFonts w:ascii="Times New Roman" w:hAnsi="Times New Roman" w:cs="Times New Roman"/>
          <w:sz w:val="28"/>
          <w:szCs w:val="28"/>
        </w:rPr>
        <w:t xml:space="preserve">. В совокупности, три сгенерированных числа </w:t>
      </w:r>
      <w:r w:rsidRPr="00BE08B8">
        <w:rPr>
          <w:rFonts w:ascii="Cascadia Mono" w:hAnsi="Cascadia Mono" w:cs="Times New Roman"/>
          <w:sz w:val="22"/>
        </w:rPr>
        <w:t>client_random</w:t>
      </w:r>
      <w:r w:rsidRPr="009B14BE">
        <w:rPr>
          <w:rFonts w:ascii="Times New Roman" w:hAnsi="Times New Roman" w:cs="Times New Roman"/>
          <w:sz w:val="28"/>
          <w:szCs w:val="28"/>
        </w:rPr>
        <w:t xml:space="preserve">, </w:t>
      </w:r>
      <w:r w:rsidRPr="00BE08B8">
        <w:rPr>
          <w:rFonts w:ascii="Cascadia Mono" w:hAnsi="Cascadia Mono" w:cs="Times New Roman"/>
          <w:sz w:val="22"/>
        </w:rPr>
        <w:t>server_random</w:t>
      </w:r>
      <w:r w:rsidRPr="009B14BE">
        <w:rPr>
          <w:rFonts w:ascii="Times New Roman" w:hAnsi="Times New Roman" w:cs="Times New Roman"/>
          <w:sz w:val="28"/>
          <w:szCs w:val="28"/>
        </w:rPr>
        <w:t xml:space="preserve">, </w:t>
      </w:r>
      <w:r w:rsidRPr="00BE08B8">
        <w:rPr>
          <w:rFonts w:ascii="Cascadia Mono" w:hAnsi="Cascadia Mono" w:cs="Times New Roman"/>
          <w:sz w:val="22"/>
        </w:rPr>
        <w:t>pre_master_key</w:t>
      </w:r>
      <w:r w:rsidRPr="009B14BE">
        <w:rPr>
          <w:rFonts w:ascii="Times New Roman" w:hAnsi="Times New Roman" w:cs="Times New Roman"/>
          <w:sz w:val="28"/>
          <w:szCs w:val="28"/>
        </w:rPr>
        <w:t xml:space="preserve"> используются для генерации секретного ключа, через который будут шифроваться сообщения. Сгенерированное число </w:t>
      </w:r>
      <w:r w:rsidRPr="00BE08B8">
        <w:rPr>
          <w:rFonts w:ascii="Cascadia Mono" w:hAnsi="Cascadia Mono" w:cs="Times New Roman"/>
          <w:sz w:val="22"/>
        </w:rPr>
        <w:t>pre_master_key</w:t>
      </w:r>
      <w:r w:rsidRPr="009B14BE">
        <w:rPr>
          <w:rFonts w:ascii="Times New Roman" w:hAnsi="Times New Roman" w:cs="Times New Roman"/>
          <w:sz w:val="28"/>
          <w:szCs w:val="28"/>
        </w:rPr>
        <w:t xml:space="preserve"> шифруется публичным ключом сервера и отправляется ему</w:t>
      </w:r>
      <w:r>
        <w:rPr>
          <w:rFonts w:ascii="Times New Roman" w:hAnsi="Times New Roman" w:cs="Times New Roman"/>
          <w:sz w:val="28"/>
          <w:szCs w:val="28"/>
        </w:rPr>
        <w:t>.</w:t>
      </w:r>
    </w:p>
    <w:p w14:paraId="6B0CBD07" w14:textId="0AF91298" w:rsidR="009B14BE" w:rsidRDefault="009B14BE" w:rsidP="009B14BE">
      <w:pPr>
        <w:pStyle w:val="ListParagraph"/>
        <w:numPr>
          <w:ilvl w:val="0"/>
          <w:numId w:val="29"/>
        </w:numPr>
        <w:ind w:left="919"/>
        <w:rPr>
          <w:rFonts w:ascii="Times New Roman" w:hAnsi="Times New Roman" w:cs="Times New Roman"/>
          <w:sz w:val="28"/>
          <w:szCs w:val="28"/>
        </w:rPr>
      </w:pPr>
      <w:r w:rsidRPr="009B14BE">
        <w:rPr>
          <w:rFonts w:ascii="Times New Roman" w:hAnsi="Times New Roman" w:cs="Times New Roman"/>
          <w:sz w:val="28"/>
          <w:szCs w:val="28"/>
        </w:rPr>
        <w:t xml:space="preserve">После этого клиент или сервер могут отправить сообщение </w:t>
      </w:r>
      <w:r w:rsidR="00BE08B8" w:rsidRPr="00BE08B8">
        <w:rPr>
          <w:rFonts w:ascii="Cascadia Mono" w:hAnsi="Cascadia Mono" w:cs="Times New Roman"/>
          <w:sz w:val="22"/>
        </w:rPr>
        <w:t>“</w:t>
      </w:r>
      <w:r w:rsidRPr="00BE08B8">
        <w:rPr>
          <w:rFonts w:ascii="Cascadia Mono" w:hAnsi="Cascadia Mono" w:cs="Times New Roman"/>
          <w:sz w:val="22"/>
        </w:rPr>
        <w:t>Change cipher specification</w:t>
      </w:r>
      <w:r w:rsidR="00BE08B8" w:rsidRPr="00BE08B8">
        <w:rPr>
          <w:rFonts w:ascii="Cascadia Mono" w:hAnsi="Cascadia Mono" w:cs="Times New Roman"/>
          <w:sz w:val="22"/>
        </w:rPr>
        <w:t>”</w:t>
      </w:r>
      <w:r w:rsidRPr="009B14BE">
        <w:rPr>
          <w:rFonts w:ascii="Times New Roman" w:hAnsi="Times New Roman" w:cs="Times New Roman"/>
          <w:sz w:val="28"/>
          <w:szCs w:val="28"/>
        </w:rPr>
        <w:t>, которое обозначает, что участник с этого момента будет отправлять зашифрованные сообщения.</w:t>
      </w:r>
    </w:p>
    <w:p w14:paraId="6F7D0504" w14:textId="1EFF6095" w:rsidR="009B14BE" w:rsidRPr="009B14BE" w:rsidRDefault="009B14BE" w:rsidP="009B14BE">
      <w:pPr>
        <w:pStyle w:val="ListParagraph"/>
        <w:numPr>
          <w:ilvl w:val="0"/>
          <w:numId w:val="29"/>
        </w:numPr>
        <w:ind w:left="919"/>
        <w:rPr>
          <w:rFonts w:ascii="Times New Roman" w:hAnsi="Times New Roman" w:cs="Times New Roman"/>
          <w:sz w:val="28"/>
          <w:szCs w:val="28"/>
        </w:rPr>
      </w:pPr>
      <w:r w:rsidRPr="009B14BE">
        <w:rPr>
          <w:rFonts w:ascii="Times New Roman" w:hAnsi="Times New Roman" w:cs="Times New Roman"/>
          <w:sz w:val="28"/>
          <w:szCs w:val="28"/>
        </w:rPr>
        <w:t xml:space="preserve">В конце процесса рукопожатия сервер отправляет сообщение </w:t>
      </w:r>
      <w:r w:rsidR="00BE08B8" w:rsidRPr="00BE08B8">
        <w:rPr>
          <w:rFonts w:ascii="Cascadia Mono" w:hAnsi="Cascadia Mono" w:cs="Times New Roman"/>
          <w:sz w:val="22"/>
        </w:rPr>
        <w:t>“</w:t>
      </w:r>
      <w:r w:rsidRPr="00BE08B8">
        <w:rPr>
          <w:rFonts w:ascii="Cascadia Mono" w:hAnsi="Cascadia Mono" w:cs="Times New Roman"/>
          <w:sz w:val="22"/>
        </w:rPr>
        <w:t>Handshake finished</w:t>
      </w:r>
      <w:r w:rsidR="00BE08B8" w:rsidRPr="00BE08B8">
        <w:rPr>
          <w:rFonts w:ascii="Cascadia Mono" w:hAnsi="Cascadia Mono" w:cs="Times New Roman"/>
          <w:sz w:val="22"/>
        </w:rPr>
        <w:t>”</w:t>
      </w:r>
      <w:r w:rsidRPr="009B14BE">
        <w:rPr>
          <w:rFonts w:ascii="Times New Roman" w:hAnsi="Times New Roman" w:cs="Times New Roman"/>
          <w:sz w:val="28"/>
          <w:szCs w:val="28"/>
        </w:rPr>
        <w:t>, после чего идет переход к процессу обмена сообщениями.</w:t>
      </w:r>
    </w:p>
    <w:p w14:paraId="25BF6A52" w14:textId="77777777" w:rsidR="009B14BE" w:rsidRDefault="009B14BE" w:rsidP="009B14BE">
      <w:pPr>
        <w:ind w:left="0" w:firstLine="0"/>
        <w:rPr>
          <w:rFonts w:ascii="Times New Roman" w:hAnsi="Times New Roman" w:cs="Times New Roman"/>
          <w:sz w:val="28"/>
          <w:szCs w:val="28"/>
        </w:rPr>
      </w:pPr>
    </w:p>
    <w:p w14:paraId="0510DBEC" w14:textId="1F19397E" w:rsidR="009B14BE" w:rsidRPr="009B14BE" w:rsidRDefault="009B14BE" w:rsidP="009B14BE">
      <w:pPr>
        <w:pStyle w:val="Heading3"/>
        <w:ind w:firstLine="511"/>
        <w:rPr>
          <w:rFonts w:ascii="Times New Roman" w:hAnsi="Times New Roman" w:cs="Times New Roman"/>
          <w:b/>
          <w:bCs/>
        </w:rPr>
      </w:pPr>
      <w:bookmarkStart w:id="7" w:name="_Toc163179535"/>
      <w:r w:rsidRPr="009B14BE">
        <w:rPr>
          <w:rFonts w:ascii="Times New Roman" w:hAnsi="Times New Roman" w:cs="Times New Roman"/>
          <w:b/>
          <w:bCs/>
          <w:color w:val="auto"/>
          <w:sz w:val="28"/>
          <w:szCs w:val="28"/>
        </w:rPr>
        <w:t>Сертификаты</w:t>
      </w:r>
      <w:bookmarkEnd w:id="7"/>
    </w:p>
    <w:p w14:paraId="72D1A0BB" w14:textId="77777777" w:rsidR="009B14BE" w:rsidRPr="009B14BE" w:rsidRDefault="009B14BE" w:rsidP="009B14BE">
      <w:pPr>
        <w:ind w:left="730"/>
        <w:rPr>
          <w:rFonts w:ascii="Times New Roman" w:hAnsi="Times New Roman" w:cs="Times New Roman"/>
          <w:sz w:val="28"/>
          <w:szCs w:val="28"/>
        </w:rPr>
      </w:pPr>
    </w:p>
    <w:p w14:paraId="59EA1A95" w14:textId="2B18C3C7"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 xml:space="preserve">Как было упомянуто выше, для проверки подлинности протокол TLS оперирует такой сущностью, как сертификат. Сертификат содержит внутри публичный ключ сервера. С самим сертификатом тесно связано понятие </w:t>
      </w:r>
      <w:r w:rsidRPr="009B14BE">
        <w:rPr>
          <w:rFonts w:ascii="Times New Roman" w:hAnsi="Times New Roman" w:cs="Times New Roman"/>
          <w:sz w:val="28"/>
          <w:szCs w:val="28"/>
        </w:rPr>
        <w:lastRenderedPageBreak/>
        <w:t xml:space="preserve">центра сертификации. Центр сертификации </w:t>
      </w:r>
      <w:r>
        <w:rPr>
          <w:rFonts w:ascii="Arial" w:hAnsi="Arial" w:cs="Arial"/>
          <w:color w:val="1F1F1F"/>
          <w:sz w:val="21"/>
          <w:szCs w:val="21"/>
          <w:shd w:val="clear" w:color="auto" w:fill="FFFFFF"/>
        </w:rPr>
        <w:t>—</w:t>
      </w:r>
      <w:r w:rsidRPr="009B14BE">
        <w:rPr>
          <w:rFonts w:ascii="Times New Roman" w:hAnsi="Times New Roman" w:cs="Times New Roman"/>
          <w:sz w:val="28"/>
          <w:szCs w:val="28"/>
        </w:rPr>
        <w:t xml:space="preserve"> третий участник процесса рукопожатия. Его задача состоит в генерации сертификатов и проверке их подлинности. Осуществляется это через подпись публичного ключа сервера центром сертификации, используя свой ключ.</w:t>
      </w:r>
    </w:p>
    <w:p w14:paraId="035D0222" w14:textId="09CCFD60"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При генерации центр сертификации создает сертификат, содержащий ID ЦС, ID сервера, публичный ключ сервера, отпечаток (контрольная сумма) сертификата. Далее происходит подпись сертификата центром, через использование приватного ключа центра.</w:t>
      </w:r>
    </w:p>
    <w:p w14:paraId="22277D70" w14:textId="77777777" w:rsidR="009B14BE"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Для проверки сертификата сервера клиент использует публичный ключ центра сертификации для расшифровки подписи. Далее, клиент высчитывает контрольную сумму. Если контрольные суммы совпадают, то мы можем заявлять, что сертификат не был подделан.</w:t>
      </w:r>
    </w:p>
    <w:p w14:paraId="6003F62C" w14:textId="77777777" w:rsidR="009B14BE" w:rsidRPr="009B14BE" w:rsidRDefault="009B14BE" w:rsidP="009B14BE">
      <w:pPr>
        <w:rPr>
          <w:rFonts w:ascii="Times New Roman" w:hAnsi="Times New Roman" w:cs="Times New Roman"/>
          <w:sz w:val="28"/>
          <w:szCs w:val="28"/>
        </w:rPr>
      </w:pPr>
    </w:p>
    <w:p w14:paraId="1307D093" w14:textId="3E769D96" w:rsidR="009B14BE" w:rsidRPr="009B14BE" w:rsidRDefault="009B14BE" w:rsidP="009B14BE">
      <w:pPr>
        <w:pStyle w:val="Heading2"/>
        <w:ind w:firstLine="511"/>
        <w:rPr>
          <w:rFonts w:ascii="Times New Roman" w:hAnsi="Times New Roman" w:cs="Times New Roman"/>
          <w:b/>
          <w:bCs/>
        </w:rPr>
      </w:pPr>
      <w:bookmarkStart w:id="8" w:name="_Toc163179536"/>
      <w:r w:rsidRPr="009B14BE">
        <w:rPr>
          <w:rFonts w:ascii="Times New Roman" w:hAnsi="Times New Roman" w:cs="Times New Roman"/>
          <w:b/>
          <w:bCs/>
          <w:color w:val="auto"/>
          <w:sz w:val="28"/>
          <w:szCs w:val="28"/>
        </w:rPr>
        <w:t>Утилита WireShark</w:t>
      </w:r>
      <w:bookmarkEnd w:id="8"/>
    </w:p>
    <w:p w14:paraId="2DD96208" w14:textId="77777777" w:rsidR="009B14BE" w:rsidRPr="009B14BE" w:rsidRDefault="009B14BE" w:rsidP="009B14BE">
      <w:pPr>
        <w:ind w:left="730"/>
        <w:rPr>
          <w:rFonts w:ascii="Times New Roman" w:hAnsi="Times New Roman" w:cs="Times New Roman"/>
          <w:sz w:val="28"/>
          <w:szCs w:val="28"/>
        </w:rPr>
      </w:pPr>
    </w:p>
    <w:p w14:paraId="363CFF8F" w14:textId="597E5E69" w:rsidR="00CD3A8D" w:rsidRPr="009B14BE" w:rsidRDefault="009B14BE" w:rsidP="009B14BE">
      <w:pPr>
        <w:ind w:firstLine="511"/>
        <w:rPr>
          <w:rFonts w:ascii="Times New Roman" w:hAnsi="Times New Roman" w:cs="Times New Roman"/>
          <w:sz w:val="28"/>
          <w:szCs w:val="28"/>
        </w:rPr>
      </w:pPr>
      <w:r w:rsidRPr="009B14BE">
        <w:rPr>
          <w:rFonts w:ascii="Times New Roman" w:hAnsi="Times New Roman" w:cs="Times New Roman"/>
          <w:sz w:val="28"/>
          <w:szCs w:val="28"/>
        </w:rPr>
        <w:t xml:space="preserve">WireShark выполняет роль анализатора пакетов. Он используется для анализа проблем при работе по сети, для анализа протоколов, для изучения и разработки протоколов. Основной функционал WireShark </w:t>
      </w:r>
      <w:r>
        <w:rPr>
          <w:rFonts w:ascii="Arial" w:hAnsi="Arial" w:cs="Arial"/>
          <w:color w:val="1F1F1F"/>
          <w:sz w:val="21"/>
          <w:szCs w:val="21"/>
          <w:shd w:val="clear" w:color="auto" w:fill="FFFFFF"/>
        </w:rPr>
        <w:t>—</w:t>
      </w:r>
      <w:r w:rsidRPr="009B14BE">
        <w:rPr>
          <w:rFonts w:ascii="Times New Roman" w:hAnsi="Times New Roman" w:cs="Times New Roman"/>
          <w:sz w:val="28"/>
          <w:szCs w:val="28"/>
        </w:rPr>
        <w:t xml:space="preserve"> захват и визуализация пакетов, передаваемые через выбранную сеть.</w:t>
      </w:r>
    </w:p>
    <w:p w14:paraId="042BF21B" w14:textId="77777777" w:rsidR="00846447" w:rsidRPr="00846447" w:rsidRDefault="00846447" w:rsidP="00846447">
      <w:pPr>
        <w:ind w:left="0" w:firstLine="0"/>
        <w:rPr>
          <w:rFonts w:ascii="Times New Roman" w:hAnsi="Times New Roman" w:cs="Times New Roman"/>
          <w:sz w:val="28"/>
          <w:szCs w:val="28"/>
        </w:rPr>
      </w:pPr>
    </w:p>
    <w:p w14:paraId="5B171D49" w14:textId="1455B1B1" w:rsidR="0029726E" w:rsidRDefault="00F54292" w:rsidP="009B14BE">
      <w:pPr>
        <w:pStyle w:val="Heading1"/>
        <w:ind w:firstLine="0"/>
        <w:rPr>
          <w:rFonts w:ascii="Times New Roman" w:hAnsi="Times New Roman" w:cs="Times New Roman"/>
          <w:b/>
          <w:bCs/>
        </w:rPr>
      </w:pPr>
      <w:bookmarkStart w:id="9" w:name="_Toc163179537"/>
      <w:r w:rsidRPr="00BA56A5">
        <w:rPr>
          <w:rFonts w:ascii="Times New Roman" w:hAnsi="Times New Roman" w:cs="Times New Roman"/>
          <w:b/>
          <w:bCs/>
        </w:rPr>
        <w:t>Ход</w:t>
      </w:r>
      <w:r w:rsidR="007D73AD" w:rsidRPr="00BA56A5">
        <w:rPr>
          <w:rFonts w:ascii="Times New Roman" w:hAnsi="Times New Roman" w:cs="Times New Roman"/>
          <w:b/>
          <w:bCs/>
        </w:rPr>
        <w:t xml:space="preserve"> лабораторной работы</w:t>
      </w:r>
      <w:bookmarkEnd w:id="9"/>
    </w:p>
    <w:p w14:paraId="785757A9" w14:textId="3F22524A" w:rsidR="00CC2409" w:rsidRPr="00CC2409" w:rsidRDefault="00CC2409" w:rsidP="00CC2409">
      <w:pPr>
        <w:pStyle w:val="Heading2"/>
        <w:ind w:left="0" w:firstLine="720"/>
        <w:rPr>
          <w:rFonts w:ascii="Times New Roman" w:hAnsi="Times New Roman" w:cs="Times New Roman"/>
          <w:b/>
          <w:bCs/>
        </w:rPr>
      </w:pPr>
      <w:bookmarkStart w:id="10" w:name="_Toc163179538"/>
      <w:r w:rsidRPr="00CC2409">
        <w:rPr>
          <w:rFonts w:ascii="Times New Roman" w:hAnsi="Times New Roman" w:cs="Times New Roman"/>
          <w:b/>
          <w:bCs/>
          <w:color w:val="auto"/>
          <w:sz w:val="28"/>
          <w:szCs w:val="28"/>
        </w:rPr>
        <w:t>Выбор web-серверов</w:t>
      </w:r>
      <w:bookmarkEnd w:id="10"/>
    </w:p>
    <w:p w14:paraId="1605A7BF" w14:textId="77777777" w:rsidR="00CC2409" w:rsidRDefault="00CC2409" w:rsidP="00CC2409">
      <w:pPr>
        <w:ind w:left="0" w:firstLine="0"/>
        <w:rPr>
          <w:rFonts w:ascii="Times New Roman" w:hAnsi="Times New Roman" w:cs="Times New Roman"/>
          <w:sz w:val="28"/>
          <w:szCs w:val="28"/>
        </w:rPr>
      </w:pPr>
    </w:p>
    <w:p w14:paraId="074D4B0F" w14:textId="7200FE4F"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Для дальнейшего анализа в рамках лабораторной работы я выбрал следующие web-сервера:</w:t>
      </w:r>
    </w:p>
    <w:p w14:paraId="69D02325" w14:textId="7CF38E75" w:rsidR="00CC2409" w:rsidRDefault="00CC2409" w:rsidP="00CC2409">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Госуслуги</w:t>
      </w:r>
      <w:r w:rsidRPr="00CC2409">
        <w:rPr>
          <w:rFonts w:ascii="Times New Roman" w:hAnsi="Times New Roman" w:cs="Times New Roman"/>
          <w:sz w:val="28"/>
          <w:szCs w:val="28"/>
        </w:rPr>
        <w:t xml:space="preserve">: </w:t>
      </w:r>
      <w:hyperlink r:id="rId6" w:history="1">
        <w:r w:rsidRPr="00E0084E">
          <w:rPr>
            <w:rStyle w:val="Hyperlink"/>
            <w:rFonts w:ascii="Times New Roman" w:hAnsi="Times New Roman" w:cs="Times New Roman"/>
            <w:sz w:val="28"/>
            <w:szCs w:val="28"/>
          </w:rPr>
          <w:t>https://gosuslugi.ru/</w:t>
        </w:r>
      </w:hyperlink>
    </w:p>
    <w:p w14:paraId="69D83469" w14:textId="43AF6B55" w:rsidR="00CC2409" w:rsidRPr="00CC2409" w:rsidRDefault="00CC2409" w:rsidP="00CC2409">
      <w:pPr>
        <w:pStyle w:val="ListParagraph"/>
        <w:numPr>
          <w:ilvl w:val="0"/>
          <w:numId w:val="30"/>
        </w:numPr>
        <w:rPr>
          <w:rFonts w:ascii="Times New Roman" w:hAnsi="Times New Roman" w:cs="Times New Roman"/>
          <w:sz w:val="28"/>
          <w:szCs w:val="28"/>
        </w:rPr>
      </w:pPr>
      <w:r w:rsidRPr="00CC2409">
        <w:rPr>
          <w:rFonts w:ascii="Times New Roman" w:hAnsi="Times New Roman" w:cs="Times New Roman"/>
          <w:sz w:val="28"/>
          <w:szCs w:val="28"/>
        </w:rPr>
        <w:t xml:space="preserve">Маркетплейс </w:t>
      </w:r>
      <w:r>
        <w:rPr>
          <w:rFonts w:ascii="Times New Roman" w:hAnsi="Times New Roman" w:cs="Times New Roman"/>
          <w:sz w:val="28"/>
          <w:szCs w:val="28"/>
        </w:rPr>
        <w:t>«М</w:t>
      </w:r>
      <w:r w:rsidRPr="00CC2409">
        <w:rPr>
          <w:rFonts w:ascii="Times New Roman" w:hAnsi="Times New Roman" w:cs="Times New Roman"/>
          <w:sz w:val="28"/>
          <w:szCs w:val="28"/>
        </w:rPr>
        <w:t>егамаркет</w:t>
      </w:r>
      <w:r>
        <w:rPr>
          <w:rFonts w:ascii="Times New Roman" w:hAnsi="Times New Roman" w:cs="Times New Roman"/>
          <w:sz w:val="28"/>
          <w:szCs w:val="28"/>
        </w:rPr>
        <w:t>»</w:t>
      </w:r>
      <w:r w:rsidRPr="00CC2409">
        <w:rPr>
          <w:rFonts w:ascii="Times New Roman" w:hAnsi="Times New Roman" w:cs="Times New Roman"/>
          <w:sz w:val="28"/>
          <w:szCs w:val="28"/>
        </w:rPr>
        <w:t xml:space="preserve">: </w:t>
      </w:r>
      <w:hyperlink r:id="rId7" w:history="1">
        <w:r w:rsidRPr="00E0084E">
          <w:rPr>
            <w:rStyle w:val="Hyperlink"/>
            <w:rFonts w:ascii="Times New Roman" w:hAnsi="Times New Roman" w:cs="Times New Roman"/>
            <w:sz w:val="28"/>
            <w:szCs w:val="28"/>
          </w:rPr>
          <w:t>https://megamarket.ru/</w:t>
        </w:r>
      </w:hyperlink>
      <w:r>
        <w:rPr>
          <w:rFonts w:ascii="Times New Roman" w:hAnsi="Times New Roman" w:cs="Times New Roman"/>
          <w:sz w:val="28"/>
          <w:szCs w:val="28"/>
        </w:rPr>
        <w:t xml:space="preserve"> </w:t>
      </w:r>
    </w:p>
    <w:p w14:paraId="3DF623BD" w14:textId="18F67997"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Для отправки запросов на web-сервера я использовал браузер </w:t>
      </w:r>
      <w:r>
        <w:rPr>
          <w:rFonts w:ascii="Times New Roman" w:hAnsi="Times New Roman" w:cs="Times New Roman"/>
          <w:sz w:val="28"/>
          <w:szCs w:val="28"/>
          <w:lang w:val="en-US"/>
        </w:rPr>
        <w:t>Firefox</w:t>
      </w:r>
      <w:r w:rsidRPr="00CC2409">
        <w:rPr>
          <w:rFonts w:ascii="Times New Roman" w:hAnsi="Times New Roman" w:cs="Times New Roman"/>
          <w:sz w:val="28"/>
          <w:szCs w:val="28"/>
        </w:rPr>
        <w:t>.</w:t>
      </w:r>
    </w:p>
    <w:p w14:paraId="26C5CE25" w14:textId="77777777" w:rsidR="00CC2409" w:rsidRPr="00CC2409" w:rsidRDefault="00CC2409" w:rsidP="00CC2409">
      <w:pPr>
        <w:rPr>
          <w:rFonts w:ascii="Times New Roman" w:hAnsi="Times New Roman" w:cs="Times New Roman"/>
          <w:sz w:val="28"/>
          <w:szCs w:val="28"/>
        </w:rPr>
      </w:pPr>
    </w:p>
    <w:p w14:paraId="0D823C08" w14:textId="056DDFC8" w:rsidR="00CC2409" w:rsidRPr="00CC2409" w:rsidRDefault="00CC2409" w:rsidP="00CC2409">
      <w:pPr>
        <w:pStyle w:val="Heading2"/>
        <w:ind w:firstLine="511"/>
        <w:rPr>
          <w:rFonts w:ascii="Times New Roman" w:hAnsi="Times New Roman" w:cs="Times New Roman"/>
          <w:b/>
          <w:bCs/>
        </w:rPr>
      </w:pPr>
      <w:bookmarkStart w:id="11" w:name="_Toc163179539"/>
      <w:r w:rsidRPr="00CC2409">
        <w:rPr>
          <w:rFonts w:ascii="Times New Roman" w:hAnsi="Times New Roman" w:cs="Times New Roman"/>
          <w:b/>
          <w:bCs/>
          <w:color w:val="auto"/>
          <w:sz w:val="28"/>
          <w:szCs w:val="28"/>
        </w:rPr>
        <w:t>Установка соединения</w:t>
      </w:r>
      <w:bookmarkEnd w:id="11"/>
    </w:p>
    <w:p w14:paraId="0A0417CC" w14:textId="77777777" w:rsidR="00CC2409" w:rsidRDefault="00CC2409" w:rsidP="00CC2409">
      <w:pPr>
        <w:ind w:left="0" w:firstLine="0"/>
        <w:rPr>
          <w:rFonts w:ascii="Times New Roman" w:hAnsi="Times New Roman" w:cs="Times New Roman"/>
          <w:sz w:val="28"/>
          <w:szCs w:val="28"/>
        </w:rPr>
      </w:pPr>
    </w:p>
    <w:p w14:paraId="08516351" w14:textId="557ED5DB"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Далее, я открыл приложение WireShark и запустил прослушивание по сети, к которой было подключено целевое устройство. После этого я установил http соединение с сервером </w:t>
      </w:r>
      <w:r>
        <w:rPr>
          <w:rFonts w:ascii="Times New Roman" w:hAnsi="Times New Roman" w:cs="Times New Roman"/>
          <w:sz w:val="28"/>
          <w:szCs w:val="28"/>
          <w:lang w:val="en-US"/>
        </w:rPr>
        <w:t>gosuslugi</w:t>
      </w:r>
      <w:r w:rsidRPr="00CC2409">
        <w:rPr>
          <w:rFonts w:ascii="Times New Roman" w:hAnsi="Times New Roman" w:cs="Times New Roman"/>
          <w:sz w:val="28"/>
          <w:szCs w:val="28"/>
        </w:rPr>
        <w:t>.</w:t>
      </w:r>
      <w:r>
        <w:rPr>
          <w:rFonts w:ascii="Times New Roman" w:hAnsi="Times New Roman" w:cs="Times New Roman"/>
          <w:sz w:val="28"/>
          <w:szCs w:val="28"/>
          <w:lang w:val="en-US"/>
        </w:rPr>
        <w:t>ru</w:t>
      </w:r>
      <w:r w:rsidRPr="00CC2409">
        <w:rPr>
          <w:rFonts w:ascii="Times New Roman" w:hAnsi="Times New Roman" w:cs="Times New Roman"/>
          <w:sz w:val="28"/>
          <w:szCs w:val="28"/>
        </w:rPr>
        <w:t>, открыв вкладку в браузере.</w:t>
      </w:r>
    </w:p>
    <w:p w14:paraId="355BC609" w14:textId="77777777" w:rsidR="00CC2409" w:rsidRPr="00CC2409" w:rsidRDefault="00CC2409" w:rsidP="00CC2409">
      <w:pPr>
        <w:ind w:left="0" w:firstLine="720"/>
        <w:rPr>
          <w:rFonts w:ascii="Times New Roman" w:hAnsi="Times New Roman" w:cs="Times New Roman"/>
          <w:sz w:val="28"/>
          <w:szCs w:val="28"/>
        </w:rPr>
      </w:pPr>
    </w:p>
    <w:p w14:paraId="74401E31" w14:textId="74F8BE5E" w:rsidR="008146D8" w:rsidRDefault="00CC2409" w:rsidP="008146D8">
      <w:pPr>
        <w:pStyle w:val="Heading2"/>
        <w:ind w:firstLine="511"/>
        <w:rPr>
          <w:rFonts w:ascii="Times New Roman" w:hAnsi="Times New Roman" w:cs="Times New Roman"/>
          <w:b/>
          <w:bCs/>
          <w:color w:val="auto"/>
          <w:sz w:val="28"/>
          <w:szCs w:val="28"/>
        </w:rPr>
      </w:pPr>
      <w:bookmarkStart w:id="12" w:name="_Toc163179540"/>
      <w:r w:rsidRPr="00CC2409">
        <w:rPr>
          <w:rFonts w:ascii="Times New Roman" w:hAnsi="Times New Roman" w:cs="Times New Roman"/>
          <w:b/>
          <w:bCs/>
          <w:color w:val="auto"/>
          <w:sz w:val="28"/>
          <w:szCs w:val="28"/>
        </w:rPr>
        <w:t>Анализ полученных данных</w:t>
      </w:r>
      <w:bookmarkEnd w:id="12"/>
    </w:p>
    <w:p w14:paraId="05AC04C1" w14:textId="77777777" w:rsidR="008146D8" w:rsidRPr="008146D8" w:rsidRDefault="008146D8" w:rsidP="008146D8">
      <w:pPr>
        <w:ind w:left="0" w:firstLine="0"/>
        <w:rPr>
          <w:ins w:id="13" w:author="Алексей Гришин" w:date="2024-04-05T02:46:00Z"/>
        </w:rPr>
      </w:pPr>
    </w:p>
    <w:p w14:paraId="4087038B" w14:textId="2537627A" w:rsidR="00CC2409" w:rsidRPr="00CC2409" w:rsidDel="00CC2409" w:rsidRDefault="00CC2409" w:rsidP="008146D8">
      <w:pPr>
        <w:ind w:left="0" w:firstLine="720"/>
        <w:rPr>
          <w:del w:id="14" w:author="Алексей Гришин" w:date="2024-04-05T02:46:00Z"/>
          <w:rFonts w:ascii="Times New Roman" w:hAnsi="Times New Roman" w:cs="Times New Roman"/>
          <w:sz w:val="28"/>
          <w:szCs w:val="28"/>
        </w:rPr>
      </w:pPr>
      <w:r w:rsidRPr="00CC2409">
        <w:rPr>
          <w:rFonts w:ascii="Times New Roman" w:hAnsi="Times New Roman" w:cs="Times New Roman"/>
          <w:sz w:val="28"/>
          <w:szCs w:val="28"/>
        </w:rPr>
        <w:t xml:space="preserve">Далее, я начал поиск пакетов, которые отправлялись в ходе установки соединения. Так как соединение было защищенным, то для поиска было достаточно указать в поле фильтрации аргумент </w:t>
      </w:r>
      <w:r w:rsidR="00BE08B8" w:rsidRPr="00BE08B8">
        <w:rPr>
          <w:rFonts w:ascii="Cascadia Mono" w:hAnsi="Cascadia Mono" w:cs="Times New Roman"/>
          <w:sz w:val="22"/>
        </w:rPr>
        <w:t>“</w:t>
      </w:r>
      <w:r w:rsidRPr="00BE08B8">
        <w:rPr>
          <w:rFonts w:ascii="Cascadia Mono" w:hAnsi="Cascadia Mono" w:cs="Times New Roman"/>
          <w:sz w:val="22"/>
        </w:rPr>
        <w:t>tls</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Известно, что при установке соединения с использованием протокола TLS первое сообщение отправляет клиент. Оно имеет вид специального пакета, называемого </w:t>
      </w:r>
      <w:r w:rsidR="00BE08B8" w:rsidRPr="00BE08B8">
        <w:rPr>
          <w:rFonts w:ascii="Cascadia Mono" w:hAnsi="Cascadia Mono" w:cs="Times New Roman"/>
          <w:sz w:val="22"/>
        </w:rPr>
        <w:t>“</w:t>
      </w:r>
      <w:r w:rsidRPr="00BE08B8">
        <w:rPr>
          <w:rFonts w:ascii="Cascadia Mono" w:hAnsi="Cascadia Mono" w:cs="Times New Roman"/>
          <w:sz w:val="22"/>
        </w:rPr>
        <w:t>Client Hello</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Для поиска таких сообщений, соответствующих началу процесса handshake, я добавил в строку фильтрации аргумент </w:t>
      </w:r>
      <w:r w:rsidR="00BE08B8" w:rsidRPr="00BE08B8">
        <w:rPr>
          <w:rFonts w:ascii="Cascadia Mono" w:hAnsi="Cascadia Mono" w:cs="Times New Roman"/>
          <w:sz w:val="22"/>
        </w:rPr>
        <w:t>“</w:t>
      </w:r>
      <w:r w:rsidRPr="00BE08B8">
        <w:rPr>
          <w:rFonts w:ascii="Cascadia Mono" w:hAnsi="Cascadia Mono" w:cs="Times New Roman"/>
          <w:sz w:val="22"/>
        </w:rPr>
        <w:t>tls.ech.client_hello_type</w:t>
      </w:r>
      <w:r w:rsidR="00BE08B8" w:rsidRPr="00BE08B8">
        <w:rPr>
          <w:rFonts w:ascii="Cascadia Mono" w:hAnsi="Cascadia Mono" w:cs="Times New Roman"/>
          <w:sz w:val="22"/>
        </w:rPr>
        <w:t>”</w:t>
      </w:r>
      <w:r w:rsidRPr="00CC2409">
        <w:rPr>
          <w:rFonts w:ascii="Times New Roman" w:hAnsi="Times New Roman" w:cs="Times New Roman"/>
          <w:sz w:val="28"/>
          <w:szCs w:val="28"/>
        </w:rPr>
        <w:t>.</w:t>
      </w:r>
    </w:p>
    <w:p w14:paraId="6FF7697C" w14:textId="0196A8F2" w:rsidR="008146D8" w:rsidRDefault="008146D8" w:rsidP="00CC2409">
      <w:pPr>
        <w:rPr>
          <w:rFonts w:ascii="Times New Roman" w:hAnsi="Times New Roman" w:cs="Times New Roman"/>
          <w:sz w:val="28"/>
          <w:szCs w:val="28"/>
        </w:rPr>
      </w:pPr>
    </w:p>
    <w:p w14:paraId="0BDBF8CD" w14:textId="010B5EA4" w:rsidR="008146D8" w:rsidRDefault="008146D8" w:rsidP="00CC2409">
      <w:pPr>
        <w:rPr>
          <w:noProof/>
        </w:rPr>
      </w:pPr>
    </w:p>
    <w:p w14:paraId="2C3A5933" w14:textId="67AC0ACA" w:rsidR="007B38AE" w:rsidRDefault="007B38AE" w:rsidP="007B38AE">
      <w:pPr>
        <w:jc w:val="center"/>
        <w:rPr>
          <w:ins w:id="15" w:author="Алексей Гришин" w:date="2024-04-05T02:47:00Z"/>
          <w:rFonts w:ascii="Times New Roman" w:hAnsi="Times New Roman" w:cs="Times New Roman"/>
          <w:sz w:val="28"/>
          <w:szCs w:val="28"/>
        </w:rPr>
      </w:pPr>
      <w:r>
        <w:rPr>
          <w:noProof/>
        </w:rPr>
        <w:drawing>
          <wp:inline distT="0" distB="0" distL="0" distR="0" wp14:anchorId="68726D38" wp14:editId="6356AEC9">
            <wp:extent cx="5943600" cy="13773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p>
    <w:p w14:paraId="359B006A" w14:textId="77777777" w:rsidR="00D82810" w:rsidRDefault="00D82810" w:rsidP="007B38AE">
      <w:pPr>
        <w:ind w:left="0" w:firstLine="0"/>
        <w:rPr>
          <w:rFonts w:ascii="Times New Roman" w:hAnsi="Times New Roman" w:cs="Times New Roman"/>
          <w:sz w:val="28"/>
          <w:szCs w:val="28"/>
        </w:rPr>
      </w:pPr>
    </w:p>
    <w:p w14:paraId="38146D6E" w14:textId="50DC3DCF" w:rsidR="00CC2409" w:rsidRPr="00CC2409" w:rsidRDefault="00CC2409" w:rsidP="00CC2409">
      <w:pPr>
        <w:ind w:left="0" w:firstLine="720"/>
        <w:rPr>
          <w:rFonts w:ascii="Times New Roman" w:hAnsi="Times New Roman" w:cs="Times New Roman"/>
          <w:sz w:val="28"/>
          <w:szCs w:val="28"/>
          <w:lang w:val="en-US"/>
        </w:rPr>
      </w:pPr>
      <w:r w:rsidRPr="00CC2409">
        <w:rPr>
          <w:rFonts w:ascii="Times New Roman" w:hAnsi="Times New Roman" w:cs="Times New Roman"/>
          <w:sz w:val="28"/>
          <w:szCs w:val="28"/>
        </w:rPr>
        <w:t xml:space="preserve">После нахождения пакетов, </w:t>
      </w:r>
      <w:del w:id="16" w:author="Алексей Гришин" w:date="2024-04-05T02:47:00Z">
        <w:r w:rsidRPr="00CC2409" w:rsidDel="008146D8">
          <w:rPr>
            <w:rFonts w:ascii="Times New Roman" w:hAnsi="Times New Roman" w:cs="Times New Roman"/>
            <w:sz w:val="28"/>
            <w:szCs w:val="28"/>
          </w:rPr>
          <w:delText>соответствущих</w:delText>
        </w:r>
      </w:del>
      <w:ins w:id="17" w:author="Алексей Гришин" w:date="2024-04-05T02:47:00Z">
        <w:r w:rsidR="008146D8" w:rsidRPr="00CC2409">
          <w:rPr>
            <w:rFonts w:ascii="Times New Roman" w:hAnsi="Times New Roman" w:cs="Times New Roman"/>
            <w:sz w:val="28"/>
            <w:szCs w:val="28"/>
          </w:rPr>
          <w:t>соответствующих</w:t>
        </w:r>
      </w:ins>
      <w:r w:rsidRPr="00CC2409">
        <w:rPr>
          <w:rFonts w:ascii="Times New Roman" w:hAnsi="Times New Roman" w:cs="Times New Roman"/>
          <w:sz w:val="28"/>
          <w:szCs w:val="28"/>
        </w:rPr>
        <w:t xml:space="preserve"> рассматриваемой сессии подключения, я перешел к извлечению информации о web-сервере. Для</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начала</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я</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нашел</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пакеты</w:t>
      </w:r>
      <w:r w:rsidRPr="00CC2409">
        <w:rPr>
          <w:rFonts w:ascii="Times New Roman" w:hAnsi="Times New Roman" w:cs="Times New Roman"/>
          <w:sz w:val="28"/>
          <w:szCs w:val="28"/>
          <w:lang w:val="en-US"/>
        </w:rPr>
        <w:t xml:space="preserve"> </w:t>
      </w:r>
      <w:r w:rsidR="00BE08B8" w:rsidRPr="00BE08B8">
        <w:rPr>
          <w:rFonts w:ascii="Cascadia Mono" w:hAnsi="Cascadia Mono" w:cs="Times New Roman"/>
          <w:sz w:val="22"/>
          <w:lang w:val="en-US"/>
        </w:rPr>
        <w:t>“</w:t>
      </w:r>
      <w:r w:rsidRPr="00BE08B8">
        <w:rPr>
          <w:rFonts w:ascii="Cascadia Mono" w:hAnsi="Cascadia Mono" w:cs="Times New Roman"/>
          <w:sz w:val="22"/>
          <w:lang w:val="en-US"/>
        </w:rPr>
        <w:t>Client Hello</w:t>
      </w:r>
      <w:r w:rsidR="00BE08B8" w:rsidRPr="00BE08B8">
        <w:rPr>
          <w:rFonts w:ascii="Cascadia Mono" w:hAnsi="Cascadia Mono" w:cs="Times New Roman"/>
          <w:sz w:val="22"/>
          <w:lang w:val="en-US"/>
        </w:rPr>
        <w:t>”</w:t>
      </w:r>
      <w:r w:rsidRPr="00CC2409">
        <w:rPr>
          <w:rFonts w:ascii="Times New Roman" w:hAnsi="Times New Roman" w:cs="Times New Roman"/>
          <w:sz w:val="28"/>
          <w:szCs w:val="28"/>
          <w:lang w:val="en-US"/>
        </w:rPr>
        <w:t xml:space="preserve">, </w:t>
      </w:r>
      <w:r w:rsidR="00BE08B8" w:rsidRPr="00BE08B8">
        <w:rPr>
          <w:rFonts w:ascii="Cascadia Mono" w:hAnsi="Cascadia Mono" w:cs="Times New Roman"/>
          <w:sz w:val="22"/>
          <w:lang w:val="en-US"/>
        </w:rPr>
        <w:t>“</w:t>
      </w:r>
      <w:r w:rsidRPr="00BE08B8">
        <w:rPr>
          <w:rFonts w:ascii="Cascadia Mono" w:hAnsi="Cascadia Mono" w:cs="Times New Roman"/>
          <w:sz w:val="22"/>
          <w:lang w:val="en-US"/>
        </w:rPr>
        <w:t>Server Hello</w:t>
      </w:r>
      <w:r w:rsidR="00BE08B8" w:rsidRPr="00BE08B8">
        <w:rPr>
          <w:rFonts w:ascii="Cascadia Mono" w:hAnsi="Cascadia Mono" w:cs="Times New Roman"/>
          <w:sz w:val="22"/>
          <w:lang w:val="en-US"/>
        </w:rPr>
        <w:t>”</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и</w:t>
      </w:r>
      <w:r w:rsidRPr="00CC2409">
        <w:rPr>
          <w:rFonts w:ascii="Times New Roman" w:hAnsi="Times New Roman" w:cs="Times New Roman"/>
          <w:sz w:val="28"/>
          <w:szCs w:val="28"/>
          <w:lang w:val="en-US"/>
        </w:rPr>
        <w:t xml:space="preserve"> </w:t>
      </w:r>
      <w:r w:rsidR="00BE08B8" w:rsidRPr="00BE08B8">
        <w:rPr>
          <w:rFonts w:ascii="Cascadia Mono" w:hAnsi="Cascadia Mono" w:cs="Times New Roman"/>
          <w:sz w:val="22"/>
          <w:lang w:val="en-US"/>
        </w:rPr>
        <w:t>“</w:t>
      </w:r>
      <w:r w:rsidRPr="00BE08B8">
        <w:rPr>
          <w:rFonts w:ascii="Cascadia Mono" w:hAnsi="Cascadia Mono" w:cs="Times New Roman"/>
          <w:sz w:val="22"/>
          <w:lang w:val="en-US"/>
        </w:rPr>
        <w:t>Certificate</w:t>
      </w:r>
      <w:r w:rsidR="00BE08B8" w:rsidRPr="00BE08B8">
        <w:rPr>
          <w:rFonts w:ascii="Cascadia Mono" w:hAnsi="Cascadia Mono" w:cs="Times New Roman"/>
          <w:sz w:val="22"/>
          <w:lang w:val="en-US"/>
        </w:rPr>
        <w:t>”</w:t>
      </w:r>
      <w:r w:rsidRPr="00CC2409">
        <w:rPr>
          <w:rFonts w:ascii="Times New Roman" w:hAnsi="Times New Roman" w:cs="Times New Roman"/>
          <w:sz w:val="28"/>
          <w:szCs w:val="28"/>
          <w:lang w:val="en-US"/>
        </w:rPr>
        <w:t>.</w:t>
      </w:r>
    </w:p>
    <w:p w14:paraId="31D581F1" w14:textId="166B9FA7" w:rsidR="00CC2409" w:rsidRPr="00BE08B8" w:rsidRDefault="00CC2409" w:rsidP="00D82810">
      <w:pPr>
        <w:ind w:left="0" w:firstLine="0"/>
        <w:rPr>
          <w:rFonts w:ascii="Times New Roman" w:hAnsi="Times New Roman" w:cs="Times New Roman"/>
          <w:sz w:val="28"/>
          <w:szCs w:val="28"/>
          <w:lang w:val="en-US"/>
        </w:rPr>
      </w:pPr>
    </w:p>
    <w:p w14:paraId="105640F4" w14:textId="77777777" w:rsidR="00D82810" w:rsidRDefault="00D82810" w:rsidP="00BE08B8">
      <w:pPr>
        <w:ind w:left="0" w:firstLine="0"/>
        <w:jc w:val="center"/>
        <w:rPr>
          <w:rFonts w:ascii="Times New Roman" w:hAnsi="Times New Roman" w:cs="Times New Roman"/>
          <w:sz w:val="28"/>
          <w:szCs w:val="28"/>
        </w:rPr>
      </w:pPr>
      <w:r>
        <w:rPr>
          <w:noProof/>
        </w:rPr>
        <w:lastRenderedPageBreak/>
        <w:drawing>
          <wp:inline distT="0" distB="0" distL="0" distR="0" wp14:anchorId="10F54208" wp14:editId="007BEF4E">
            <wp:extent cx="5208104" cy="2719788"/>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1464" cy="2721543"/>
                    </a:xfrm>
                    <a:prstGeom prst="rect">
                      <a:avLst/>
                    </a:prstGeom>
                    <a:noFill/>
                    <a:ln>
                      <a:noFill/>
                    </a:ln>
                  </pic:spPr>
                </pic:pic>
              </a:graphicData>
            </a:graphic>
          </wp:inline>
        </w:drawing>
      </w:r>
    </w:p>
    <w:p w14:paraId="66E6C76D" w14:textId="0E248600" w:rsidR="00CC2409" w:rsidRPr="00BE08B8"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Имя сервера я получил из поля </w:t>
      </w:r>
      <w:r w:rsidRPr="00BE08B8">
        <w:rPr>
          <w:rFonts w:ascii="Cascadia Mono" w:hAnsi="Cascadia Mono" w:cs="Times New Roman"/>
          <w:sz w:val="22"/>
        </w:rPr>
        <w:t>subject</w:t>
      </w:r>
      <w:r w:rsidRPr="00CC2409">
        <w:rPr>
          <w:rFonts w:ascii="Times New Roman" w:hAnsi="Times New Roman" w:cs="Times New Roman"/>
          <w:sz w:val="28"/>
          <w:szCs w:val="28"/>
        </w:rPr>
        <w:t xml:space="preserve">, которое находилось в пакете </w:t>
      </w:r>
      <w:r w:rsidR="00BE08B8" w:rsidRPr="00BE08B8">
        <w:rPr>
          <w:rFonts w:ascii="Cascadia Mono" w:hAnsi="Cascadia Mono" w:cs="Times New Roman"/>
          <w:sz w:val="22"/>
        </w:rPr>
        <w:t>“</w:t>
      </w:r>
      <w:r w:rsidRPr="00BE08B8">
        <w:rPr>
          <w:rFonts w:ascii="Cascadia Mono" w:hAnsi="Cascadia Mono" w:cs="Times New Roman"/>
          <w:sz w:val="22"/>
        </w:rPr>
        <w:t>Certificate</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Такое поле находилось на уровне </w:t>
      </w:r>
      <w:r w:rsidR="00BE08B8" w:rsidRPr="00BE08B8">
        <w:rPr>
          <w:rFonts w:ascii="Cascadia Mono" w:hAnsi="Cascadia Mono" w:cs="Times New Roman"/>
          <w:sz w:val="22"/>
        </w:rPr>
        <w:t>“</w:t>
      </w:r>
      <w:r w:rsidRPr="00BE08B8">
        <w:rPr>
          <w:rFonts w:ascii="Cascadia Mono" w:hAnsi="Cascadia Mono" w:cs="Times New Roman"/>
          <w:sz w:val="22"/>
        </w:rPr>
        <w:t>Transport Layer Security</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в поле </w:t>
      </w:r>
      <w:r w:rsidR="00BE08B8" w:rsidRPr="00BE08B8">
        <w:rPr>
          <w:rFonts w:ascii="Cascadia Mono" w:hAnsi="Cascadia Mono" w:cs="Times New Roman"/>
          <w:sz w:val="22"/>
        </w:rPr>
        <w:t>“</w:t>
      </w:r>
      <w:r w:rsidRPr="00BE08B8">
        <w:rPr>
          <w:rFonts w:ascii="Cascadia Mono" w:hAnsi="Cascadia Mono" w:cs="Times New Roman"/>
          <w:sz w:val="22"/>
        </w:rPr>
        <w:t>signedCertificate</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Как видим, имя web-сервера соответствует </w:t>
      </w:r>
      <w:r w:rsidR="00BE08B8" w:rsidRPr="007B38AE">
        <w:rPr>
          <w:rFonts w:ascii="Cascadia Mono" w:hAnsi="Cascadia Mono" w:cs="Times New Roman"/>
          <w:sz w:val="22"/>
        </w:rPr>
        <w:t>“</w:t>
      </w:r>
      <w:r w:rsidRPr="00BE08B8">
        <w:rPr>
          <w:rFonts w:ascii="Cascadia Mono" w:hAnsi="Cascadia Mono" w:cs="Times New Roman"/>
          <w:sz w:val="22"/>
        </w:rPr>
        <w:t>*.gosuslugi.ru</w:t>
      </w:r>
      <w:r w:rsidR="00BE08B8" w:rsidRPr="00BE08B8">
        <w:rPr>
          <w:rFonts w:ascii="Cascadia Mono" w:hAnsi="Cascadia Mono" w:cs="Times New Roman"/>
          <w:sz w:val="22"/>
        </w:rPr>
        <w:t>”</w:t>
      </w:r>
    </w:p>
    <w:p w14:paraId="32774E7A" w14:textId="58067B46" w:rsidR="00CC2409" w:rsidRDefault="00CC2409" w:rsidP="00D82810">
      <w:pPr>
        <w:ind w:left="0" w:firstLine="0"/>
        <w:rPr>
          <w:rFonts w:ascii="Times New Roman" w:hAnsi="Times New Roman" w:cs="Times New Roman"/>
          <w:sz w:val="28"/>
          <w:szCs w:val="28"/>
        </w:rPr>
      </w:pPr>
    </w:p>
    <w:p w14:paraId="0BB413D6" w14:textId="758AB97C" w:rsidR="00D82810" w:rsidRDefault="00D82810" w:rsidP="00D82810">
      <w:pPr>
        <w:ind w:left="0" w:firstLine="0"/>
        <w:jc w:val="center"/>
        <w:rPr>
          <w:rFonts w:ascii="Times New Roman" w:hAnsi="Times New Roman" w:cs="Times New Roman"/>
          <w:sz w:val="28"/>
          <w:szCs w:val="28"/>
        </w:rPr>
      </w:pPr>
      <w:r>
        <w:rPr>
          <w:noProof/>
        </w:rPr>
        <w:drawing>
          <wp:inline distT="0" distB="0" distL="0" distR="0" wp14:anchorId="474DDAB4" wp14:editId="27A33987">
            <wp:extent cx="5943600" cy="31248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6D124842" w14:textId="77777777" w:rsidR="00D82810" w:rsidRPr="00CC2409" w:rsidRDefault="00D82810" w:rsidP="00D82810">
      <w:pPr>
        <w:ind w:left="0" w:firstLine="0"/>
        <w:rPr>
          <w:rFonts w:ascii="Times New Roman" w:hAnsi="Times New Roman" w:cs="Times New Roman"/>
          <w:sz w:val="28"/>
          <w:szCs w:val="28"/>
        </w:rPr>
      </w:pPr>
    </w:p>
    <w:p w14:paraId="260A6594" w14:textId="1E1F46E1" w:rsidR="00CC2409" w:rsidRPr="00CC2409"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Для получения версии TLS я воспользовался пакетом </w:t>
      </w:r>
      <w:r w:rsidR="00BE08B8" w:rsidRPr="00BE08B8">
        <w:rPr>
          <w:rFonts w:ascii="Cascadia Mono" w:hAnsi="Cascadia Mono" w:cs="Times New Roman"/>
          <w:sz w:val="22"/>
        </w:rPr>
        <w:t>“</w:t>
      </w:r>
      <w:r w:rsidRPr="00BE08B8">
        <w:rPr>
          <w:rFonts w:ascii="Cascadia Mono" w:hAnsi="Cascadia Mono" w:cs="Times New Roman"/>
          <w:sz w:val="22"/>
        </w:rPr>
        <w:t>Client Hello</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Такой пакет содержит поле </w:t>
      </w:r>
      <w:r w:rsidR="00BE08B8" w:rsidRPr="00BE08B8">
        <w:rPr>
          <w:rFonts w:ascii="Cascadia Mono" w:hAnsi="Cascadia Mono" w:cs="Times New Roman"/>
          <w:sz w:val="22"/>
          <w:lang w:val="en-US"/>
        </w:rPr>
        <w:t>v</w:t>
      </w:r>
      <w:r w:rsidRPr="00BE08B8">
        <w:rPr>
          <w:rFonts w:ascii="Cascadia Mono" w:hAnsi="Cascadia Mono" w:cs="Times New Roman"/>
          <w:sz w:val="22"/>
        </w:rPr>
        <w:t>ersion</w:t>
      </w:r>
      <w:r w:rsidRPr="00CC2409">
        <w:rPr>
          <w:rFonts w:ascii="Times New Roman" w:hAnsi="Times New Roman" w:cs="Times New Roman"/>
          <w:sz w:val="28"/>
          <w:szCs w:val="28"/>
        </w:rPr>
        <w:t xml:space="preserve"> внутри </w:t>
      </w:r>
      <w:r w:rsidR="00BE08B8" w:rsidRPr="00BE08B8">
        <w:rPr>
          <w:rFonts w:ascii="Cascadia Mono" w:hAnsi="Cascadia Mono" w:cs="Times New Roman"/>
          <w:sz w:val="22"/>
        </w:rPr>
        <w:t>“</w:t>
      </w:r>
      <w:r w:rsidRPr="00BE08B8">
        <w:rPr>
          <w:rFonts w:ascii="Cascadia Mono" w:hAnsi="Cascadia Mono" w:cs="Times New Roman"/>
          <w:sz w:val="22"/>
        </w:rPr>
        <w:t>Handshake Protocol : Client Hello</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на уровне </w:t>
      </w:r>
      <w:r w:rsidR="00BE08B8" w:rsidRPr="00BE08B8">
        <w:rPr>
          <w:rFonts w:ascii="Cascadia Mono" w:hAnsi="Cascadia Mono" w:cs="Times New Roman"/>
          <w:sz w:val="22"/>
        </w:rPr>
        <w:t>“</w:t>
      </w:r>
      <w:r w:rsidRPr="00BE08B8">
        <w:rPr>
          <w:rFonts w:ascii="Cascadia Mono" w:hAnsi="Cascadia Mono" w:cs="Times New Roman"/>
          <w:sz w:val="22"/>
        </w:rPr>
        <w:t>Tran</w:t>
      </w:r>
      <w:r w:rsidR="00BE08B8">
        <w:rPr>
          <w:rFonts w:ascii="Cascadia Mono" w:hAnsi="Cascadia Mono" w:cs="Times New Roman"/>
          <w:sz w:val="22"/>
          <w:lang w:val="en-US"/>
        </w:rPr>
        <w:t>s</w:t>
      </w:r>
      <w:r w:rsidRPr="00BE08B8">
        <w:rPr>
          <w:rFonts w:ascii="Cascadia Mono" w:hAnsi="Cascadia Mono" w:cs="Times New Roman"/>
          <w:sz w:val="22"/>
        </w:rPr>
        <w:t>port Layer Security</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содержащий используемую </w:t>
      </w:r>
      <w:r w:rsidRPr="00CC2409">
        <w:rPr>
          <w:rFonts w:ascii="Times New Roman" w:hAnsi="Times New Roman" w:cs="Times New Roman"/>
          <w:sz w:val="28"/>
          <w:szCs w:val="28"/>
        </w:rPr>
        <w:lastRenderedPageBreak/>
        <w:t>версию протокола TLS. Как видим, web-сервера для handshake использовал версию 1.2</w:t>
      </w:r>
    </w:p>
    <w:p w14:paraId="77E7AEA3" w14:textId="77777777" w:rsidR="00CC2409" w:rsidRPr="00CC2409" w:rsidRDefault="00CC2409" w:rsidP="00CC2409">
      <w:pPr>
        <w:ind w:left="0" w:firstLine="720"/>
        <w:rPr>
          <w:rFonts w:ascii="Times New Roman" w:hAnsi="Times New Roman" w:cs="Times New Roman"/>
          <w:sz w:val="28"/>
          <w:szCs w:val="28"/>
        </w:rPr>
      </w:pPr>
    </w:p>
    <w:p w14:paraId="3DE8FDF4" w14:textId="2E634B3D" w:rsidR="00D82810" w:rsidRPr="00CC2409" w:rsidRDefault="00D82810" w:rsidP="00D82810">
      <w:pPr>
        <w:ind w:left="0" w:firstLine="0"/>
        <w:jc w:val="center"/>
        <w:rPr>
          <w:rFonts w:ascii="Times New Roman" w:hAnsi="Times New Roman" w:cs="Times New Roman"/>
          <w:sz w:val="28"/>
          <w:szCs w:val="28"/>
        </w:rPr>
      </w:pPr>
      <w:r>
        <w:rPr>
          <w:noProof/>
        </w:rPr>
        <w:drawing>
          <wp:inline distT="0" distB="0" distL="0" distR="0" wp14:anchorId="20FF5D5A" wp14:editId="58F15FAA">
            <wp:extent cx="4206240" cy="2211421"/>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5934" cy="2216518"/>
                    </a:xfrm>
                    <a:prstGeom prst="rect">
                      <a:avLst/>
                    </a:prstGeom>
                    <a:noFill/>
                    <a:ln>
                      <a:noFill/>
                    </a:ln>
                  </pic:spPr>
                </pic:pic>
              </a:graphicData>
            </a:graphic>
          </wp:inline>
        </w:drawing>
      </w:r>
    </w:p>
    <w:p w14:paraId="01E71AF6" w14:textId="208E2D7C" w:rsidR="00D82810"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Для получения информации об алгоритмах шифрования, используемых во время handshake, я воспользовался пакетом </w:t>
      </w:r>
      <w:r w:rsidR="00BE08B8" w:rsidRPr="00BE08B8">
        <w:rPr>
          <w:rFonts w:ascii="Cascadia Mono" w:hAnsi="Cascadia Mono" w:cs="Times New Roman"/>
          <w:sz w:val="22"/>
        </w:rPr>
        <w:t>“</w:t>
      </w:r>
      <w:r w:rsidRPr="00BE08B8">
        <w:rPr>
          <w:rFonts w:ascii="Cascadia Mono" w:hAnsi="Cascadia Mono" w:cs="Times New Roman"/>
          <w:sz w:val="22"/>
        </w:rPr>
        <w:t>Server Hello</w:t>
      </w:r>
      <w:r w:rsidR="00BE08B8" w:rsidRPr="00BE08B8">
        <w:rPr>
          <w:rFonts w:ascii="Cascadia Mono" w:hAnsi="Cascadia Mono" w:cs="Times New Roman"/>
          <w:sz w:val="22"/>
        </w:rPr>
        <w:t>”</w:t>
      </w:r>
      <w:r w:rsidRPr="00CC2409">
        <w:rPr>
          <w:rFonts w:ascii="Times New Roman" w:hAnsi="Times New Roman" w:cs="Times New Roman"/>
          <w:sz w:val="28"/>
          <w:szCs w:val="28"/>
        </w:rPr>
        <w:t>. Такой</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пакет</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содержит</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поле</w:t>
      </w:r>
      <w:r w:rsidRPr="00CC2409">
        <w:rPr>
          <w:rFonts w:ascii="Times New Roman" w:hAnsi="Times New Roman" w:cs="Times New Roman"/>
          <w:sz w:val="28"/>
          <w:szCs w:val="28"/>
          <w:lang w:val="en-US"/>
        </w:rPr>
        <w:t xml:space="preserve"> </w:t>
      </w:r>
      <w:r w:rsidR="00BE08B8" w:rsidRPr="00BE08B8">
        <w:rPr>
          <w:rFonts w:ascii="Cascadia Mono" w:hAnsi="Cascadia Mono" w:cs="Times New Roman"/>
          <w:sz w:val="22"/>
          <w:lang w:val="en-US"/>
        </w:rPr>
        <w:t>“</w:t>
      </w:r>
      <w:r w:rsidRPr="00BE08B8">
        <w:rPr>
          <w:rFonts w:ascii="Cascadia Mono" w:hAnsi="Cascadia Mono" w:cs="Times New Roman"/>
          <w:sz w:val="22"/>
          <w:lang w:val="en-US"/>
        </w:rPr>
        <w:t>Cipher Suite</w:t>
      </w:r>
      <w:r w:rsidR="00BE08B8" w:rsidRPr="00BE08B8">
        <w:rPr>
          <w:rFonts w:ascii="Cascadia Mono" w:hAnsi="Cascadia Mono" w:cs="Times New Roman"/>
          <w:sz w:val="22"/>
          <w:lang w:val="en-US"/>
        </w:rPr>
        <w:t>”</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внутри</w:t>
      </w:r>
      <w:r w:rsidRPr="00CC2409">
        <w:rPr>
          <w:rFonts w:ascii="Times New Roman" w:hAnsi="Times New Roman" w:cs="Times New Roman"/>
          <w:sz w:val="28"/>
          <w:szCs w:val="28"/>
          <w:lang w:val="en-US"/>
        </w:rPr>
        <w:t xml:space="preserve"> </w:t>
      </w:r>
      <w:r w:rsidR="00BE08B8" w:rsidRPr="00BE08B8">
        <w:rPr>
          <w:rFonts w:ascii="Cascadia Mono" w:hAnsi="Cascadia Mono" w:cs="Times New Roman"/>
          <w:sz w:val="22"/>
          <w:lang w:val="en-US"/>
        </w:rPr>
        <w:t>“</w:t>
      </w:r>
      <w:r w:rsidRPr="00BE08B8">
        <w:rPr>
          <w:rFonts w:ascii="Cascadia Mono" w:hAnsi="Cascadia Mono" w:cs="Times New Roman"/>
          <w:sz w:val="22"/>
          <w:lang w:val="en-US"/>
        </w:rPr>
        <w:t>Handshake Protocol : Server Hello</w:t>
      </w:r>
      <w:r w:rsidR="00BE08B8" w:rsidRPr="00BE08B8">
        <w:rPr>
          <w:rFonts w:ascii="Cascadia Mono" w:hAnsi="Cascadia Mono" w:cs="Times New Roman"/>
          <w:sz w:val="22"/>
          <w:lang w:val="en-US"/>
        </w:rPr>
        <w:t>”</w:t>
      </w:r>
      <w:r w:rsidRPr="00CC2409">
        <w:rPr>
          <w:rFonts w:ascii="Times New Roman" w:hAnsi="Times New Roman" w:cs="Times New Roman"/>
          <w:sz w:val="28"/>
          <w:szCs w:val="28"/>
          <w:lang w:val="en-US"/>
        </w:rPr>
        <w:t xml:space="preserve">. </w:t>
      </w:r>
      <w:r w:rsidRPr="00CC2409">
        <w:rPr>
          <w:rFonts w:ascii="Times New Roman" w:hAnsi="Times New Roman" w:cs="Times New Roman"/>
          <w:sz w:val="28"/>
          <w:szCs w:val="28"/>
        </w:rPr>
        <w:t xml:space="preserve">В нем содержится информация о выбранных алгоритмах шифрования со стороны сервера. Как видим, значение поля равно </w:t>
      </w:r>
    </w:p>
    <w:p w14:paraId="6B0B2387" w14:textId="2D884448" w:rsidR="00CC2409" w:rsidRPr="007B38AE" w:rsidRDefault="00BE08B8" w:rsidP="00D82810">
      <w:pPr>
        <w:ind w:left="0" w:firstLine="0"/>
        <w:rPr>
          <w:rFonts w:ascii="Times New Roman" w:hAnsi="Times New Roman" w:cs="Times New Roman"/>
          <w:sz w:val="28"/>
          <w:szCs w:val="28"/>
        </w:rPr>
      </w:pPr>
      <w:r w:rsidRPr="007B38AE">
        <w:rPr>
          <w:rFonts w:ascii="Cascadia Mono" w:hAnsi="Cascadia Mono" w:cs="Times New Roman"/>
          <w:sz w:val="22"/>
        </w:rPr>
        <w:t>“</w:t>
      </w:r>
      <w:r w:rsidR="00CC2409" w:rsidRPr="00BE08B8">
        <w:rPr>
          <w:rFonts w:ascii="Cascadia Mono" w:hAnsi="Cascadia Mono" w:cs="Times New Roman"/>
          <w:sz w:val="22"/>
          <w:lang w:val="en-US"/>
        </w:rPr>
        <w:t>TLS</w:t>
      </w:r>
      <w:r w:rsidR="00CC2409" w:rsidRPr="007B38AE">
        <w:rPr>
          <w:rFonts w:ascii="Cascadia Mono" w:hAnsi="Cascadia Mono" w:cs="Times New Roman"/>
          <w:sz w:val="22"/>
        </w:rPr>
        <w:t>_</w:t>
      </w:r>
      <w:r w:rsidR="00CC2409" w:rsidRPr="00BE08B8">
        <w:rPr>
          <w:rFonts w:ascii="Cascadia Mono" w:hAnsi="Cascadia Mono" w:cs="Times New Roman"/>
          <w:sz w:val="22"/>
          <w:lang w:val="en-US"/>
        </w:rPr>
        <w:t>ECDHE</w:t>
      </w:r>
      <w:r w:rsidR="00CC2409" w:rsidRPr="007B38AE">
        <w:rPr>
          <w:rFonts w:ascii="Cascadia Mono" w:hAnsi="Cascadia Mono" w:cs="Times New Roman"/>
          <w:sz w:val="22"/>
        </w:rPr>
        <w:t>_</w:t>
      </w:r>
      <w:r w:rsidR="00CC2409" w:rsidRPr="00BE08B8">
        <w:rPr>
          <w:rFonts w:ascii="Cascadia Mono" w:hAnsi="Cascadia Mono" w:cs="Times New Roman"/>
          <w:sz w:val="22"/>
          <w:lang w:val="en-US"/>
        </w:rPr>
        <w:t>RSA</w:t>
      </w:r>
      <w:r w:rsidR="00CC2409" w:rsidRPr="007B38AE">
        <w:rPr>
          <w:rFonts w:ascii="Cascadia Mono" w:hAnsi="Cascadia Mono" w:cs="Times New Roman"/>
          <w:sz w:val="22"/>
        </w:rPr>
        <w:t>_</w:t>
      </w:r>
      <w:r w:rsidR="00CC2409" w:rsidRPr="00BE08B8">
        <w:rPr>
          <w:rFonts w:ascii="Cascadia Mono" w:hAnsi="Cascadia Mono" w:cs="Times New Roman"/>
          <w:sz w:val="22"/>
          <w:lang w:val="en-US"/>
        </w:rPr>
        <w:t>WITH</w:t>
      </w:r>
      <w:r w:rsidR="00CC2409" w:rsidRPr="007B38AE">
        <w:rPr>
          <w:rFonts w:ascii="Cascadia Mono" w:hAnsi="Cascadia Mono" w:cs="Times New Roman"/>
          <w:sz w:val="22"/>
        </w:rPr>
        <w:t>_</w:t>
      </w:r>
      <w:r w:rsidR="00CC2409" w:rsidRPr="00BE08B8">
        <w:rPr>
          <w:rFonts w:ascii="Cascadia Mono" w:hAnsi="Cascadia Mono" w:cs="Times New Roman"/>
          <w:sz w:val="22"/>
          <w:lang w:val="en-US"/>
        </w:rPr>
        <w:t>AES</w:t>
      </w:r>
      <w:r w:rsidR="00CC2409" w:rsidRPr="007B38AE">
        <w:rPr>
          <w:rFonts w:ascii="Cascadia Mono" w:hAnsi="Cascadia Mono" w:cs="Times New Roman"/>
          <w:sz w:val="22"/>
        </w:rPr>
        <w:t>_128_</w:t>
      </w:r>
      <w:r w:rsidR="00CC2409" w:rsidRPr="00BE08B8">
        <w:rPr>
          <w:rFonts w:ascii="Cascadia Mono" w:hAnsi="Cascadia Mono" w:cs="Times New Roman"/>
          <w:sz w:val="22"/>
          <w:lang w:val="en-US"/>
        </w:rPr>
        <w:t>GCM</w:t>
      </w:r>
      <w:r w:rsidR="00CC2409" w:rsidRPr="007B38AE">
        <w:rPr>
          <w:rFonts w:ascii="Cascadia Mono" w:hAnsi="Cascadia Mono" w:cs="Times New Roman"/>
          <w:sz w:val="22"/>
        </w:rPr>
        <w:t>_</w:t>
      </w:r>
      <w:r w:rsidR="00CC2409" w:rsidRPr="00BE08B8">
        <w:rPr>
          <w:rFonts w:ascii="Cascadia Mono" w:hAnsi="Cascadia Mono" w:cs="Times New Roman"/>
          <w:sz w:val="22"/>
          <w:lang w:val="en-US"/>
        </w:rPr>
        <w:t>SHA</w:t>
      </w:r>
      <w:r w:rsidR="00CC2409" w:rsidRPr="007B38AE">
        <w:rPr>
          <w:rFonts w:ascii="Cascadia Mono" w:hAnsi="Cascadia Mono" w:cs="Times New Roman"/>
          <w:sz w:val="22"/>
        </w:rPr>
        <w:t>256 (0</w:t>
      </w:r>
      <w:r w:rsidR="00CC2409" w:rsidRPr="00BE08B8">
        <w:rPr>
          <w:rFonts w:ascii="Cascadia Mono" w:hAnsi="Cascadia Mono" w:cs="Times New Roman"/>
          <w:sz w:val="22"/>
          <w:lang w:val="en-US"/>
        </w:rPr>
        <w:t>xc</w:t>
      </w:r>
      <w:r w:rsidR="00CC2409" w:rsidRPr="007B38AE">
        <w:rPr>
          <w:rFonts w:ascii="Cascadia Mono" w:hAnsi="Cascadia Mono" w:cs="Times New Roman"/>
          <w:sz w:val="22"/>
        </w:rPr>
        <w:t>02</w:t>
      </w:r>
      <w:r w:rsidR="00CC2409" w:rsidRPr="00BE08B8">
        <w:rPr>
          <w:rFonts w:ascii="Cascadia Mono" w:hAnsi="Cascadia Mono" w:cs="Times New Roman"/>
          <w:sz w:val="22"/>
          <w:lang w:val="en-US"/>
        </w:rPr>
        <w:t>f</w:t>
      </w:r>
      <w:r w:rsidR="00CC2409" w:rsidRPr="007B38AE">
        <w:rPr>
          <w:rFonts w:ascii="Cascadia Mono" w:hAnsi="Cascadia Mono" w:cs="Times New Roman"/>
          <w:sz w:val="22"/>
        </w:rPr>
        <w:t>)</w:t>
      </w:r>
      <w:r w:rsidRPr="007B38AE">
        <w:rPr>
          <w:rFonts w:ascii="Cascadia Mono" w:hAnsi="Cascadia Mono" w:cs="Times New Roman"/>
          <w:sz w:val="22"/>
        </w:rPr>
        <w:t>”</w:t>
      </w:r>
      <w:r w:rsidR="00CC2409" w:rsidRPr="007B38AE">
        <w:rPr>
          <w:rFonts w:ascii="Times New Roman" w:hAnsi="Times New Roman" w:cs="Times New Roman"/>
          <w:sz w:val="28"/>
          <w:szCs w:val="28"/>
        </w:rPr>
        <w:t>.</w:t>
      </w:r>
    </w:p>
    <w:p w14:paraId="255EE80F" w14:textId="77777777" w:rsidR="00CC2409" w:rsidRPr="007B38AE" w:rsidRDefault="00CC2409" w:rsidP="00CC2409">
      <w:pPr>
        <w:ind w:left="0" w:firstLine="720"/>
        <w:rPr>
          <w:rFonts w:ascii="Times New Roman" w:hAnsi="Times New Roman" w:cs="Times New Roman"/>
          <w:sz w:val="28"/>
          <w:szCs w:val="28"/>
        </w:rPr>
      </w:pPr>
    </w:p>
    <w:p w14:paraId="44F93E39" w14:textId="772BEDF4" w:rsidR="00CC2409" w:rsidRPr="00CC2409" w:rsidRDefault="00D82810" w:rsidP="00D82810">
      <w:pPr>
        <w:ind w:left="0" w:firstLine="0"/>
        <w:jc w:val="center"/>
        <w:rPr>
          <w:rFonts w:ascii="Times New Roman" w:hAnsi="Times New Roman" w:cs="Times New Roman"/>
          <w:sz w:val="28"/>
          <w:szCs w:val="28"/>
        </w:rPr>
      </w:pPr>
      <w:r>
        <w:rPr>
          <w:noProof/>
        </w:rPr>
        <w:drawing>
          <wp:inline distT="0" distB="0" distL="0" distR="0" wp14:anchorId="16403EE0" wp14:editId="52CED4D3">
            <wp:extent cx="5279666" cy="2775773"/>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5977" cy="2779091"/>
                    </a:xfrm>
                    <a:prstGeom prst="rect">
                      <a:avLst/>
                    </a:prstGeom>
                    <a:noFill/>
                    <a:ln>
                      <a:noFill/>
                    </a:ln>
                  </pic:spPr>
                </pic:pic>
              </a:graphicData>
            </a:graphic>
          </wp:inline>
        </w:drawing>
      </w:r>
    </w:p>
    <w:p w14:paraId="28D4E215" w14:textId="77777777" w:rsidR="00CC2409" w:rsidRPr="00CC2409" w:rsidRDefault="00CC2409" w:rsidP="00D82810">
      <w:pPr>
        <w:ind w:left="0" w:firstLine="0"/>
        <w:rPr>
          <w:rFonts w:ascii="Times New Roman" w:hAnsi="Times New Roman" w:cs="Times New Roman"/>
          <w:sz w:val="28"/>
          <w:szCs w:val="28"/>
        </w:rPr>
      </w:pPr>
    </w:p>
    <w:p w14:paraId="09F1FD26" w14:textId="0AF520FB" w:rsidR="00CC2409" w:rsidRPr="00CC2409"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Однако, для получения более подробной информации об используемых алгоритмах шифрования я дополнительно воспользовался сервисом </w:t>
      </w:r>
      <w:r w:rsidR="00BE08B8" w:rsidRPr="00BE08B8">
        <w:rPr>
          <w:rFonts w:ascii="Times New Roman" w:hAnsi="Times New Roman" w:cs="Times New Roman"/>
          <w:sz w:val="28"/>
          <w:szCs w:val="28"/>
        </w:rPr>
        <w:lastRenderedPageBreak/>
        <w:t>“</w:t>
      </w:r>
      <w:hyperlink r:id="rId13" w:history="1">
        <w:r w:rsidR="00BE08B8" w:rsidRPr="00BC43B8">
          <w:rPr>
            <w:rStyle w:val="Hyperlink"/>
            <w:rFonts w:ascii="Times New Roman" w:hAnsi="Times New Roman" w:cs="Times New Roman"/>
            <w:sz w:val="28"/>
            <w:szCs w:val="28"/>
          </w:rPr>
          <w:t>https://ciphersuite.info/cs/</w:t>
        </w:r>
      </w:hyperlink>
      <w:r w:rsidR="00BE08B8" w:rsidRPr="00BE08B8">
        <w:rPr>
          <w:rFonts w:ascii="Times New Roman" w:hAnsi="Times New Roman" w:cs="Times New Roman"/>
          <w:sz w:val="28"/>
          <w:szCs w:val="28"/>
        </w:rPr>
        <w:t>”</w:t>
      </w:r>
      <w:r w:rsidRPr="00CC2409">
        <w:rPr>
          <w:rFonts w:ascii="Times New Roman" w:hAnsi="Times New Roman" w:cs="Times New Roman"/>
          <w:sz w:val="28"/>
          <w:szCs w:val="28"/>
        </w:rPr>
        <w:t>. Сервис представляет собой сборник популярных алгоритмов шифрования, используемых при tls handshake. Его назначение состоит в выводе подробной информации об используемых алгоритмах шифрования на основе предоставляемого клиентом имени.</w:t>
      </w:r>
    </w:p>
    <w:p w14:paraId="23895327" w14:textId="77777777" w:rsidR="00CC2409" w:rsidRPr="00CC2409" w:rsidRDefault="00CC2409" w:rsidP="00CC2409">
      <w:pPr>
        <w:ind w:left="0" w:firstLine="720"/>
        <w:rPr>
          <w:rFonts w:ascii="Times New Roman" w:hAnsi="Times New Roman" w:cs="Times New Roman"/>
          <w:sz w:val="28"/>
          <w:szCs w:val="28"/>
        </w:rPr>
      </w:pPr>
    </w:p>
    <w:p w14:paraId="6B070E4C" w14:textId="15CE37AE" w:rsidR="00CC2409" w:rsidRPr="00CC2409" w:rsidRDefault="00D82810" w:rsidP="00D82810">
      <w:pPr>
        <w:ind w:left="0" w:firstLine="0"/>
        <w:jc w:val="center"/>
        <w:rPr>
          <w:rFonts w:ascii="Times New Roman" w:hAnsi="Times New Roman" w:cs="Times New Roman"/>
          <w:sz w:val="28"/>
          <w:szCs w:val="28"/>
        </w:rPr>
      </w:pPr>
      <w:r>
        <w:rPr>
          <w:noProof/>
        </w:rPr>
        <w:drawing>
          <wp:inline distT="0" distB="0" distL="0" distR="0" wp14:anchorId="28DB326F" wp14:editId="47894D4B">
            <wp:extent cx="2719346" cy="1916616"/>
            <wp:effectExtent l="0" t="0" r="508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1540" cy="1925211"/>
                    </a:xfrm>
                    <a:prstGeom prst="rect">
                      <a:avLst/>
                    </a:prstGeom>
                    <a:noFill/>
                    <a:ln>
                      <a:noFill/>
                    </a:ln>
                  </pic:spPr>
                </pic:pic>
              </a:graphicData>
            </a:graphic>
          </wp:inline>
        </w:drawing>
      </w:r>
    </w:p>
    <w:p w14:paraId="08BC6031" w14:textId="77777777" w:rsidR="00CC2409" w:rsidRPr="00CC2409"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Как видим, в ходе TLS Handshake использовались следующие алгоритмы:</w:t>
      </w:r>
    </w:p>
    <w:p w14:paraId="3DC2DE8A" w14:textId="6FA04B16" w:rsidR="00CC2409" w:rsidRPr="00D82810" w:rsidRDefault="00CC2409" w:rsidP="00D82810">
      <w:pPr>
        <w:pStyle w:val="ListParagraph"/>
        <w:numPr>
          <w:ilvl w:val="0"/>
          <w:numId w:val="31"/>
        </w:numPr>
        <w:rPr>
          <w:rFonts w:ascii="Times New Roman" w:hAnsi="Times New Roman" w:cs="Times New Roman"/>
          <w:sz w:val="28"/>
          <w:szCs w:val="28"/>
        </w:rPr>
      </w:pPr>
      <w:r w:rsidRPr="00D82810">
        <w:rPr>
          <w:rFonts w:ascii="Times New Roman" w:hAnsi="Times New Roman" w:cs="Times New Roman"/>
          <w:sz w:val="28"/>
          <w:szCs w:val="28"/>
        </w:rPr>
        <w:t>Для</w:t>
      </w:r>
      <w:r w:rsidRPr="00D82810">
        <w:rPr>
          <w:rFonts w:ascii="Times New Roman" w:hAnsi="Times New Roman" w:cs="Times New Roman"/>
          <w:sz w:val="28"/>
          <w:szCs w:val="28"/>
          <w:lang w:val="en-US"/>
        </w:rPr>
        <w:t xml:space="preserve"> </w:t>
      </w:r>
      <w:r w:rsidRPr="00D82810">
        <w:rPr>
          <w:rFonts w:ascii="Times New Roman" w:hAnsi="Times New Roman" w:cs="Times New Roman"/>
          <w:sz w:val="28"/>
          <w:szCs w:val="28"/>
        </w:rPr>
        <w:t>обмена</w:t>
      </w:r>
      <w:r w:rsidRPr="00D82810">
        <w:rPr>
          <w:rFonts w:ascii="Times New Roman" w:hAnsi="Times New Roman" w:cs="Times New Roman"/>
          <w:sz w:val="28"/>
          <w:szCs w:val="28"/>
          <w:lang w:val="en-US"/>
        </w:rPr>
        <w:t xml:space="preserve"> </w:t>
      </w:r>
      <w:r w:rsidRPr="00D82810">
        <w:rPr>
          <w:rFonts w:ascii="Times New Roman" w:hAnsi="Times New Roman" w:cs="Times New Roman"/>
          <w:sz w:val="28"/>
          <w:szCs w:val="28"/>
        </w:rPr>
        <w:t>ключами</w:t>
      </w:r>
      <w:r w:rsidRPr="00D82810">
        <w:rPr>
          <w:rFonts w:ascii="Times New Roman" w:hAnsi="Times New Roman" w:cs="Times New Roman"/>
          <w:sz w:val="28"/>
          <w:szCs w:val="28"/>
          <w:lang w:val="en-US"/>
        </w:rPr>
        <w:t xml:space="preserve"> </w:t>
      </w:r>
      <w:r w:rsidR="00D82810" w:rsidRPr="00D82810">
        <w:rPr>
          <w:rFonts w:ascii="Arial" w:hAnsi="Arial" w:cs="Arial"/>
          <w:color w:val="1F1F1F"/>
          <w:sz w:val="21"/>
          <w:szCs w:val="21"/>
          <w:shd w:val="clear" w:color="auto" w:fill="FFFFFF"/>
          <w:lang w:val="en-US"/>
        </w:rPr>
        <w:t>—</w:t>
      </w:r>
      <w:r w:rsidRPr="00D82810">
        <w:rPr>
          <w:rFonts w:ascii="Times New Roman" w:hAnsi="Times New Roman" w:cs="Times New Roman"/>
          <w:sz w:val="28"/>
          <w:szCs w:val="28"/>
          <w:lang w:val="en-US"/>
        </w:rPr>
        <w:t xml:space="preserve"> ECDHE (Elliptic Curve Diffie-Hellman Ephemeral). </w:t>
      </w:r>
      <w:r w:rsidRPr="00D82810">
        <w:rPr>
          <w:rFonts w:ascii="Times New Roman" w:hAnsi="Times New Roman" w:cs="Times New Roman"/>
          <w:sz w:val="28"/>
          <w:szCs w:val="28"/>
        </w:rPr>
        <w:t>Такой алгоритм позволяет установить общий секретный ключ.</w:t>
      </w:r>
    </w:p>
    <w:p w14:paraId="77E02A72" w14:textId="2156C22D" w:rsidR="00CC2409" w:rsidRPr="00D82810" w:rsidRDefault="00CC2409" w:rsidP="00D82810">
      <w:pPr>
        <w:pStyle w:val="ListParagraph"/>
        <w:numPr>
          <w:ilvl w:val="0"/>
          <w:numId w:val="31"/>
        </w:numPr>
        <w:rPr>
          <w:rFonts w:ascii="Times New Roman" w:hAnsi="Times New Roman" w:cs="Times New Roman"/>
          <w:sz w:val="28"/>
          <w:szCs w:val="28"/>
        </w:rPr>
      </w:pPr>
      <w:r w:rsidRPr="00D82810">
        <w:rPr>
          <w:rFonts w:ascii="Times New Roman" w:hAnsi="Times New Roman" w:cs="Times New Roman"/>
          <w:sz w:val="28"/>
          <w:szCs w:val="28"/>
        </w:rPr>
        <w:t xml:space="preserve">Для подтверждения личности сервера </w:t>
      </w:r>
      <w:r w:rsidR="00D82810">
        <w:rPr>
          <w:rFonts w:ascii="Arial" w:hAnsi="Arial" w:cs="Arial"/>
          <w:color w:val="1F1F1F"/>
          <w:sz w:val="21"/>
          <w:szCs w:val="21"/>
          <w:shd w:val="clear" w:color="auto" w:fill="FFFFFF"/>
        </w:rPr>
        <w:t>—</w:t>
      </w:r>
      <w:r w:rsidRPr="00D82810">
        <w:rPr>
          <w:rFonts w:ascii="Times New Roman" w:hAnsi="Times New Roman" w:cs="Times New Roman"/>
          <w:sz w:val="28"/>
          <w:szCs w:val="28"/>
        </w:rPr>
        <w:t xml:space="preserve"> RSA. Он используется, когда сервер подписывает свой открытый ключ с </w:t>
      </w:r>
      <w:r w:rsidR="00D82810" w:rsidRPr="00D82810">
        <w:rPr>
          <w:rFonts w:ascii="Times New Roman" w:hAnsi="Times New Roman" w:cs="Times New Roman"/>
          <w:sz w:val="28"/>
          <w:szCs w:val="28"/>
        </w:rPr>
        <w:t>помощью</w:t>
      </w:r>
      <w:r w:rsidRPr="00D82810">
        <w:rPr>
          <w:rFonts w:ascii="Times New Roman" w:hAnsi="Times New Roman" w:cs="Times New Roman"/>
          <w:sz w:val="28"/>
          <w:szCs w:val="28"/>
        </w:rPr>
        <w:t xml:space="preserve"> закрытого.</w:t>
      </w:r>
    </w:p>
    <w:p w14:paraId="6DC96134" w14:textId="75F2E037" w:rsidR="00CC2409" w:rsidRPr="00D82810" w:rsidRDefault="00CC2409" w:rsidP="00D82810">
      <w:pPr>
        <w:pStyle w:val="ListParagraph"/>
        <w:numPr>
          <w:ilvl w:val="0"/>
          <w:numId w:val="31"/>
        </w:numPr>
        <w:rPr>
          <w:rFonts w:ascii="Times New Roman" w:hAnsi="Times New Roman" w:cs="Times New Roman"/>
          <w:sz w:val="28"/>
          <w:szCs w:val="28"/>
        </w:rPr>
      </w:pPr>
      <w:r w:rsidRPr="00D82810">
        <w:rPr>
          <w:rFonts w:ascii="Times New Roman" w:hAnsi="Times New Roman" w:cs="Times New Roman"/>
          <w:sz w:val="28"/>
          <w:szCs w:val="28"/>
        </w:rPr>
        <w:t xml:space="preserve">Алгоритм AES_128_GCM </w:t>
      </w:r>
      <w:r w:rsidR="00D82810" w:rsidRPr="00D82810">
        <w:rPr>
          <w:rFonts w:ascii="Times New Roman" w:hAnsi="Times New Roman" w:cs="Times New Roman"/>
          <w:sz w:val="28"/>
          <w:szCs w:val="28"/>
        </w:rPr>
        <w:t>используется</w:t>
      </w:r>
      <w:r w:rsidRPr="00D82810">
        <w:rPr>
          <w:rFonts w:ascii="Times New Roman" w:hAnsi="Times New Roman" w:cs="Times New Roman"/>
          <w:sz w:val="28"/>
          <w:szCs w:val="28"/>
        </w:rPr>
        <w:t xml:space="preserve"> для подтверждения того, что сообщение не было изменено после его шифрования.</w:t>
      </w:r>
    </w:p>
    <w:p w14:paraId="46B3CFE1" w14:textId="2EA0BFF1" w:rsidR="00CC2409" w:rsidRPr="00D82810" w:rsidRDefault="00CC2409" w:rsidP="00D82810">
      <w:pPr>
        <w:pStyle w:val="ListParagraph"/>
        <w:numPr>
          <w:ilvl w:val="0"/>
          <w:numId w:val="31"/>
        </w:numPr>
        <w:rPr>
          <w:rFonts w:ascii="Times New Roman" w:hAnsi="Times New Roman" w:cs="Times New Roman"/>
          <w:sz w:val="28"/>
          <w:szCs w:val="28"/>
        </w:rPr>
      </w:pPr>
      <w:r w:rsidRPr="00D82810">
        <w:rPr>
          <w:rFonts w:ascii="Times New Roman" w:hAnsi="Times New Roman" w:cs="Times New Roman"/>
          <w:sz w:val="28"/>
          <w:szCs w:val="28"/>
        </w:rPr>
        <w:t>Алгоритм хеширования SHA256 использовался для проверки целостности сообщения.</w:t>
      </w:r>
    </w:p>
    <w:p w14:paraId="7B3AC566" w14:textId="2349164C"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Для получения серийного номера сертификата я использовал пакет </w:t>
      </w:r>
      <w:r w:rsidR="00BE08B8" w:rsidRPr="00BE08B8">
        <w:rPr>
          <w:rFonts w:ascii="Cascadia Mono" w:hAnsi="Cascadia Mono" w:cs="Times New Roman"/>
          <w:sz w:val="22"/>
        </w:rPr>
        <w:t>“</w:t>
      </w:r>
      <w:r w:rsidRPr="00BE08B8">
        <w:rPr>
          <w:rFonts w:ascii="Cascadia Mono" w:hAnsi="Cascadia Mono" w:cs="Times New Roman"/>
          <w:sz w:val="22"/>
        </w:rPr>
        <w:t>Certificate</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Он содержит поле </w:t>
      </w:r>
      <w:r w:rsidR="00BE08B8" w:rsidRPr="00BE08B8">
        <w:rPr>
          <w:rFonts w:ascii="Cascadia Mono" w:hAnsi="Cascadia Mono" w:cs="Times New Roman"/>
          <w:sz w:val="22"/>
        </w:rPr>
        <w:t>“</w:t>
      </w:r>
      <w:r w:rsidRPr="00BE08B8">
        <w:rPr>
          <w:rFonts w:ascii="Cascadia Mono" w:hAnsi="Cascadia Mono" w:cs="Times New Roman"/>
          <w:sz w:val="22"/>
        </w:rPr>
        <w:t>serialNumber</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внутри которого и содержится серийный номер сертификата, представленный в 16-ричном формате. Его отформатированная версия будет выглядеть следующим образом: </w:t>
      </w:r>
      <w:r w:rsidR="00BE08B8" w:rsidRPr="00BE08B8">
        <w:rPr>
          <w:rFonts w:ascii="Cascadia Mono" w:hAnsi="Cascadia Mono" w:cs="Times New Roman"/>
          <w:sz w:val="22"/>
        </w:rPr>
        <w:t>“</w:t>
      </w:r>
      <w:r w:rsidRPr="00BE08B8">
        <w:rPr>
          <w:rFonts w:ascii="Cascadia Mono" w:hAnsi="Cascadia Mono" w:cs="Times New Roman"/>
          <w:sz w:val="22"/>
        </w:rPr>
        <w:t>11:09:C1:42:E3:60:5E:9F:4A:32:9B:C7</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(каждый байт разделен символом `:`). Для получения версии сертификата я воспользовался полем </w:t>
      </w:r>
      <w:r w:rsidR="00BE08B8" w:rsidRPr="00BE08B8">
        <w:rPr>
          <w:rFonts w:ascii="Cascadia Mono" w:hAnsi="Cascadia Mono" w:cs="Times New Roman"/>
          <w:sz w:val="22"/>
        </w:rPr>
        <w:t>“</w:t>
      </w:r>
      <w:r w:rsidRPr="00BE08B8">
        <w:rPr>
          <w:rFonts w:ascii="Cascadia Mono" w:hAnsi="Cascadia Mono" w:cs="Times New Roman"/>
          <w:sz w:val="22"/>
        </w:rPr>
        <w:t>version</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которое находится рядом с полем </w:t>
      </w:r>
      <w:r w:rsidR="00BE08B8" w:rsidRPr="00BE08B8">
        <w:rPr>
          <w:rFonts w:ascii="Cascadia Mono" w:hAnsi="Cascadia Mono" w:cs="Times New Roman"/>
          <w:sz w:val="22"/>
        </w:rPr>
        <w:t>“</w:t>
      </w:r>
      <w:r w:rsidRPr="00BE08B8">
        <w:rPr>
          <w:rFonts w:ascii="Cascadia Mono" w:hAnsi="Cascadia Mono" w:cs="Times New Roman"/>
          <w:sz w:val="22"/>
        </w:rPr>
        <w:t>serialNumber</w:t>
      </w:r>
      <w:r w:rsidR="00BE08B8" w:rsidRPr="00BE08B8">
        <w:rPr>
          <w:rFonts w:ascii="Cascadia Mono" w:hAnsi="Cascadia Mono" w:cs="Times New Roman"/>
          <w:sz w:val="22"/>
        </w:rPr>
        <w:t>”</w:t>
      </w:r>
      <w:r w:rsidRPr="00CC2409">
        <w:rPr>
          <w:rFonts w:ascii="Times New Roman" w:hAnsi="Times New Roman" w:cs="Times New Roman"/>
          <w:sz w:val="28"/>
          <w:szCs w:val="28"/>
        </w:rPr>
        <w:t>.</w:t>
      </w:r>
    </w:p>
    <w:p w14:paraId="422D0498" w14:textId="67F047CE" w:rsidR="00CC2409" w:rsidRDefault="00CC2409" w:rsidP="00D82810">
      <w:pPr>
        <w:ind w:left="0" w:firstLine="0"/>
        <w:rPr>
          <w:rFonts w:ascii="Times New Roman" w:hAnsi="Times New Roman" w:cs="Times New Roman"/>
          <w:sz w:val="28"/>
          <w:szCs w:val="28"/>
        </w:rPr>
      </w:pPr>
    </w:p>
    <w:p w14:paraId="3852F14E" w14:textId="362E9640" w:rsidR="00D82810" w:rsidRDefault="00D82810" w:rsidP="00D82810">
      <w:pPr>
        <w:ind w:left="0" w:firstLine="0"/>
        <w:jc w:val="center"/>
        <w:rPr>
          <w:rFonts w:ascii="Times New Roman" w:hAnsi="Times New Roman" w:cs="Times New Roman"/>
          <w:sz w:val="28"/>
          <w:szCs w:val="28"/>
        </w:rPr>
      </w:pPr>
      <w:r>
        <w:rPr>
          <w:noProof/>
        </w:rPr>
        <w:lastRenderedPageBreak/>
        <w:drawing>
          <wp:inline distT="0" distB="0" distL="0" distR="0" wp14:anchorId="4A2842C9" wp14:editId="7F293D19">
            <wp:extent cx="5943600" cy="31248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3446DE88" w14:textId="77777777" w:rsidR="00D82810" w:rsidRPr="00CC2409" w:rsidRDefault="00D82810" w:rsidP="00D82810">
      <w:pPr>
        <w:ind w:left="0" w:firstLine="0"/>
        <w:rPr>
          <w:rFonts w:ascii="Times New Roman" w:hAnsi="Times New Roman" w:cs="Times New Roman"/>
          <w:sz w:val="28"/>
          <w:szCs w:val="28"/>
        </w:rPr>
      </w:pPr>
    </w:p>
    <w:p w14:paraId="5416027A" w14:textId="4C02064B" w:rsidR="00CC2409" w:rsidRPr="00CC2409"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Для получения информации о центрах сертификации я использовал поле </w:t>
      </w:r>
      <w:r w:rsidR="00BE08B8" w:rsidRPr="00BE08B8">
        <w:rPr>
          <w:rFonts w:ascii="Cascadia Mono" w:hAnsi="Cascadia Mono" w:cs="Times New Roman"/>
          <w:sz w:val="22"/>
        </w:rPr>
        <w:t>“</w:t>
      </w:r>
      <w:r w:rsidRPr="00BE08B8">
        <w:rPr>
          <w:rFonts w:ascii="Cascadia Mono" w:hAnsi="Cascadia Mono" w:cs="Times New Roman"/>
          <w:sz w:val="22"/>
        </w:rPr>
        <w:t>issuer</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которое содержит каждый сертификат из поля </w:t>
      </w:r>
      <w:r w:rsidR="00BE08B8" w:rsidRPr="00BE08B8">
        <w:rPr>
          <w:rFonts w:ascii="Cascadia Mono" w:hAnsi="Cascadia Mono" w:cs="Times New Roman"/>
          <w:sz w:val="22"/>
        </w:rPr>
        <w:t>“</w:t>
      </w:r>
      <w:r w:rsidRPr="00BE08B8">
        <w:rPr>
          <w:rFonts w:ascii="Cascadia Mono" w:hAnsi="Cascadia Mono" w:cs="Times New Roman"/>
          <w:sz w:val="22"/>
        </w:rPr>
        <w:t>Certificates</w:t>
      </w:r>
      <w:r w:rsidR="00BE08B8" w:rsidRPr="00BE08B8">
        <w:rPr>
          <w:rFonts w:ascii="Cascadia Mono" w:hAnsi="Cascadia Mono" w:cs="Times New Roman"/>
          <w:sz w:val="22"/>
        </w:rPr>
        <w:t>”</w:t>
      </w:r>
      <w:r w:rsidRPr="00CC2409">
        <w:rPr>
          <w:rFonts w:ascii="Times New Roman" w:hAnsi="Times New Roman" w:cs="Times New Roman"/>
          <w:sz w:val="28"/>
          <w:szCs w:val="28"/>
        </w:rPr>
        <w:t>. Такое поле содержит подробную информацию о центре сертификации, его местоположении и принадлежности компании.</w:t>
      </w:r>
    </w:p>
    <w:p w14:paraId="6B69D231" w14:textId="77777777" w:rsidR="00CC2409" w:rsidRPr="00CC2409" w:rsidRDefault="00CC2409" w:rsidP="00D82810">
      <w:pPr>
        <w:ind w:left="0" w:firstLine="0"/>
        <w:rPr>
          <w:rFonts w:ascii="Times New Roman" w:hAnsi="Times New Roman" w:cs="Times New Roman"/>
          <w:sz w:val="28"/>
          <w:szCs w:val="28"/>
        </w:rPr>
      </w:pPr>
    </w:p>
    <w:p w14:paraId="187EAAAF" w14:textId="1676BBED" w:rsidR="00CC2409" w:rsidRPr="00CC2409" w:rsidRDefault="00D82810" w:rsidP="00D82810">
      <w:pPr>
        <w:ind w:left="0" w:firstLine="0"/>
        <w:rPr>
          <w:rFonts w:ascii="Times New Roman" w:hAnsi="Times New Roman" w:cs="Times New Roman"/>
          <w:sz w:val="28"/>
          <w:szCs w:val="28"/>
        </w:rPr>
      </w:pPr>
      <w:r>
        <w:rPr>
          <w:noProof/>
        </w:rPr>
        <w:drawing>
          <wp:inline distT="0" distB="0" distL="0" distR="0" wp14:anchorId="75819B49" wp14:editId="2DD4EA17">
            <wp:extent cx="5943600" cy="31248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1D1632C5" w14:textId="77777777" w:rsidR="00D82810" w:rsidRDefault="00D82810" w:rsidP="00CC2409">
      <w:pPr>
        <w:ind w:left="0" w:firstLine="720"/>
        <w:rPr>
          <w:rFonts w:ascii="Times New Roman" w:hAnsi="Times New Roman" w:cs="Times New Roman"/>
          <w:sz w:val="28"/>
          <w:szCs w:val="28"/>
        </w:rPr>
      </w:pPr>
    </w:p>
    <w:p w14:paraId="57AC10FC" w14:textId="77A67F10" w:rsidR="00CC2409" w:rsidRPr="00CC2409" w:rsidRDefault="00CC2409" w:rsidP="00D82810">
      <w:pPr>
        <w:ind w:left="0" w:firstLine="0"/>
        <w:rPr>
          <w:rFonts w:ascii="Times New Roman" w:hAnsi="Times New Roman" w:cs="Times New Roman"/>
          <w:sz w:val="28"/>
          <w:szCs w:val="28"/>
        </w:rPr>
      </w:pPr>
      <w:r w:rsidRPr="00CC2409">
        <w:rPr>
          <w:rFonts w:ascii="Times New Roman" w:hAnsi="Times New Roman" w:cs="Times New Roman"/>
          <w:sz w:val="28"/>
          <w:szCs w:val="28"/>
        </w:rPr>
        <w:t>Как видим, участвовали следующие центры сертификации:</w:t>
      </w:r>
    </w:p>
    <w:p w14:paraId="7F14709B" w14:textId="3E9D85BA" w:rsidR="00CC2409" w:rsidRPr="00D82810" w:rsidRDefault="00CC2409" w:rsidP="00D82810">
      <w:pPr>
        <w:pStyle w:val="ListParagraph"/>
        <w:numPr>
          <w:ilvl w:val="0"/>
          <w:numId w:val="32"/>
        </w:numPr>
        <w:rPr>
          <w:rFonts w:ascii="Times New Roman" w:hAnsi="Times New Roman" w:cs="Times New Roman"/>
          <w:sz w:val="28"/>
          <w:szCs w:val="28"/>
        </w:rPr>
      </w:pPr>
      <w:r w:rsidRPr="00D82810">
        <w:rPr>
          <w:rFonts w:ascii="Times New Roman" w:hAnsi="Times New Roman" w:cs="Times New Roman"/>
          <w:sz w:val="28"/>
          <w:szCs w:val="28"/>
        </w:rPr>
        <w:lastRenderedPageBreak/>
        <w:t>Страна: Бельгия (BE)</w:t>
      </w:r>
    </w:p>
    <w:p w14:paraId="4E30DB13" w14:textId="217B71EC"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   Организация: GlobalSign nv-sa</w:t>
      </w:r>
    </w:p>
    <w:p w14:paraId="21760F20" w14:textId="308005E0" w:rsidR="00CC2409" w:rsidRPr="00CC2409" w:rsidRDefault="00CC2409" w:rsidP="00D82810">
      <w:pPr>
        <w:ind w:left="0" w:firstLine="720"/>
        <w:rPr>
          <w:rFonts w:ascii="Times New Roman" w:hAnsi="Times New Roman" w:cs="Times New Roman"/>
          <w:sz w:val="28"/>
          <w:szCs w:val="28"/>
          <w:lang w:val="en-US"/>
        </w:rPr>
      </w:pPr>
      <w:r w:rsidRPr="00D82810">
        <w:rPr>
          <w:rFonts w:ascii="Times New Roman" w:hAnsi="Times New Roman" w:cs="Times New Roman"/>
          <w:sz w:val="28"/>
          <w:szCs w:val="28"/>
          <w:lang w:val="en-US"/>
        </w:rPr>
        <w:t xml:space="preserve">   </w:t>
      </w:r>
      <w:r w:rsidRPr="00CC2409">
        <w:rPr>
          <w:rFonts w:ascii="Times New Roman" w:hAnsi="Times New Roman" w:cs="Times New Roman"/>
          <w:sz w:val="28"/>
          <w:szCs w:val="28"/>
        </w:rPr>
        <w:t>Имя</w:t>
      </w:r>
      <w:r w:rsidRPr="00CC2409">
        <w:rPr>
          <w:rFonts w:ascii="Times New Roman" w:hAnsi="Times New Roman" w:cs="Times New Roman"/>
          <w:sz w:val="28"/>
          <w:szCs w:val="28"/>
          <w:lang w:val="en-US"/>
        </w:rPr>
        <w:t>: GlobalSign GCC R3 DV TLS CA 2020</w:t>
      </w:r>
    </w:p>
    <w:p w14:paraId="492F0847" w14:textId="766009C3" w:rsidR="00CC2409" w:rsidRPr="00D82810" w:rsidRDefault="00CC2409" w:rsidP="00D82810">
      <w:pPr>
        <w:pStyle w:val="ListParagraph"/>
        <w:numPr>
          <w:ilvl w:val="0"/>
          <w:numId w:val="32"/>
        </w:numPr>
        <w:rPr>
          <w:rFonts w:ascii="Times New Roman" w:hAnsi="Times New Roman" w:cs="Times New Roman"/>
          <w:sz w:val="28"/>
          <w:szCs w:val="28"/>
        </w:rPr>
      </w:pPr>
      <w:r w:rsidRPr="00D82810">
        <w:rPr>
          <w:rFonts w:ascii="Times New Roman" w:hAnsi="Times New Roman" w:cs="Times New Roman"/>
          <w:sz w:val="28"/>
          <w:szCs w:val="28"/>
        </w:rPr>
        <w:t>Организационное подразделение: GlobalSign Root CA - R3</w:t>
      </w:r>
    </w:p>
    <w:p w14:paraId="2C5D7AD7" w14:textId="02BE07FD"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   Организация (O): GlobalSign</w:t>
      </w:r>
    </w:p>
    <w:p w14:paraId="04E70221" w14:textId="3A6E31E0" w:rsidR="00CC2409" w:rsidRPr="00CC2409"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   Имя:</w:t>
      </w:r>
      <w:r w:rsidR="00D82810" w:rsidRPr="007B38AE">
        <w:rPr>
          <w:rFonts w:ascii="Times New Roman" w:hAnsi="Times New Roman" w:cs="Times New Roman"/>
          <w:sz w:val="28"/>
          <w:szCs w:val="28"/>
        </w:rPr>
        <w:t xml:space="preserve"> </w:t>
      </w:r>
      <w:r w:rsidRPr="00CC2409">
        <w:rPr>
          <w:rFonts w:ascii="Times New Roman" w:hAnsi="Times New Roman" w:cs="Times New Roman"/>
          <w:sz w:val="28"/>
          <w:szCs w:val="28"/>
        </w:rPr>
        <w:t>GlobalSign</w:t>
      </w:r>
    </w:p>
    <w:p w14:paraId="75868B61" w14:textId="307C2D80" w:rsidR="00CC2409" w:rsidRPr="00CC2409" w:rsidRDefault="00CC2409" w:rsidP="00D82810">
      <w:pPr>
        <w:ind w:left="0" w:firstLine="720"/>
        <w:rPr>
          <w:rFonts w:ascii="Times New Roman" w:hAnsi="Times New Roman" w:cs="Times New Roman"/>
          <w:sz w:val="28"/>
          <w:szCs w:val="28"/>
        </w:rPr>
      </w:pPr>
      <w:r w:rsidRPr="00CC2409">
        <w:rPr>
          <w:rFonts w:ascii="Times New Roman" w:hAnsi="Times New Roman" w:cs="Times New Roman"/>
          <w:sz w:val="28"/>
          <w:szCs w:val="28"/>
        </w:rPr>
        <w:t>Как видим, оба центра сертификации принадлежат одной компании - GlobalSign. И, видимо, второй центр принадлежит подразделению этой компании.</w:t>
      </w:r>
    </w:p>
    <w:p w14:paraId="459DFA81" w14:textId="7FADA8C6"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Для получения информации о времени установки TLS Handshake я, используя WireShark, взял временные метки, соответствующие отправке пакета </w:t>
      </w:r>
      <w:r w:rsidR="00BE08B8" w:rsidRPr="00BE08B8">
        <w:rPr>
          <w:rFonts w:ascii="Cascadia Mono" w:hAnsi="Cascadia Mono" w:cs="Times New Roman"/>
          <w:sz w:val="22"/>
        </w:rPr>
        <w:t>“</w:t>
      </w:r>
      <w:r w:rsidRPr="00BE08B8">
        <w:rPr>
          <w:rFonts w:ascii="Cascadia Mono" w:hAnsi="Cascadia Mono" w:cs="Times New Roman"/>
          <w:sz w:val="22"/>
        </w:rPr>
        <w:t>Client Hello</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и получению пакета </w:t>
      </w:r>
      <w:r w:rsidR="00BE08B8" w:rsidRPr="00BE08B8">
        <w:rPr>
          <w:rFonts w:ascii="Cascadia Mono" w:hAnsi="Cascadia Mono" w:cs="Times New Roman"/>
          <w:sz w:val="22"/>
        </w:rPr>
        <w:t>“</w:t>
      </w:r>
      <w:r w:rsidRPr="00BE08B8">
        <w:rPr>
          <w:rFonts w:ascii="Cascadia Mono" w:hAnsi="Cascadia Mono" w:cs="Times New Roman"/>
          <w:sz w:val="22"/>
        </w:rPr>
        <w:t>Server Hello Done</w:t>
      </w:r>
      <w:r w:rsidR="00BE08B8" w:rsidRPr="00BE08B8">
        <w:rPr>
          <w:rFonts w:ascii="Cascadia Mono" w:hAnsi="Cascadia Mono" w:cs="Times New Roman"/>
          <w:sz w:val="22"/>
        </w:rPr>
        <w:t>”</w:t>
      </w:r>
      <w:r w:rsidRPr="00CC2409">
        <w:rPr>
          <w:rFonts w:ascii="Times New Roman" w:hAnsi="Times New Roman" w:cs="Times New Roman"/>
          <w:sz w:val="28"/>
          <w:szCs w:val="28"/>
        </w:rPr>
        <w:t>, соответствующему завершению процесса Handshake. Итоговое время составило 0.4806 секунды.</w:t>
      </w:r>
    </w:p>
    <w:p w14:paraId="79DA65FB" w14:textId="77777777" w:rsidR="00D82810" w:rsidRDefault="00D82810" w:rsidP="00BE08B8">
      <w:pPr>
        <w:ind w:left="0" w:firstLine="0"/>
        <w:rPr>
          <w:rFonts w:ascii="Times New Roman" w:hAnsi="Times New Roman" w:cs="Times New Roman"/>
          <w:sz w:val="28"/>
          <w:szCs w:val="28"/>
        </w:rPr>
      </w:pPr>
    </w:p>
    <w:p w14:paraId="72D2D1FB" w14:textId="4A8741DF" w:rsidR="00CC2409" w:rsidRPr="00CC2409" w:rsidRDefault="00D82810" w:rsidP="00D82810">
      <w:pPr>
        <w:ind w:left="0" w:firstLine="0"/>
        <w:jc w:val="center"/>
        <w:rPr>
          <w:rFonts w:ascii="Times New Roman" w:hAnsi="Times New Roman" w:cs="Times New Roman"/>
          <w:sz w:val="28"/>
          <w:szCs w:val="28"/>
        </w:rPr>
      </w:pPr>
      <w:r>
        <w:rPr>
          <w:noProof/>
        </w:rPr>
        <w:drawing>
          <wp:inline distT="0" distB="0" distL="0" distR="0" wp14:anchorId="46E406D5" wp14:editId="19B8846C">
            <wp:extent cx="5943600" cy="426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6720"/>
                    </a:xfrm>
                    <a:prstGeom prst="rect">
                      <a:avLst/>
                    </a:prstGeom>
                    <a:noFill/>
                    <a:ln>
                      <a:noFill/>
                    </a:ln>
                  </pic:spPr>
                </pic:pic>
              </a:graphicData>
            </a:graphic>
          </wp:inline>
        </w:drawing>
      </w:r>
    </w:p>
    <w:p w14:paraId="359FC61F" w14:textId="3E22DBA2" w:rsidR="00D82810"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Для второго web-сервера были проделаны аналогичные действия. Для получения информации о сертификате использовалась функциональность браузера. Firefox позволяет пользователю при защищенном соединении просматривать информацию о </w:t>
      </w:r>
      <w:r w:rsidR="00D82810" w:rsidRPr="00CC2409">
        <w:rPr>
          <w:rFonts w:ascii="Times New Roman" w:hAnsi="Times New Roman" w:cs="Times New Roman"/>
          <w:sz w:val="28"/>
          <w:szCs w:val="28"/>
        </w:rPr>
        <w:t>сертификате</w:t>
      </w:r>
      <w:r w:rsidRPr="00CC2409">
        <w:rPr>
          <w:rFonts w:ascii="Times New Roman" w:hAnsi="Times New Roman" w:cs="Times New Roman"/>
          <w:sz w:val="28"/>
          <w:szCs w:val="28"/>
        </w:rPr>
        <w:t xml:space="preserve"> сервера. Необходимость такого подхода также связана с тем, что при подключении через WireShark, к сожалению, не было найдено пакета </w:t>
      </w:r>
      <w:r w:rsidR="00BE08B8" w:rsidRPr="00BE08B8">
        <w:rPr>
          <w:rFonts w:ascii="Cascadia Mono" w:hAnsi="Cascadia Mono" w:cs="Times New Roman"/>
          <w:sz w:val="22"/>
        </w:rPr>
        <w:t>“</w:t>
      </w:r>
      <w:r w:rsidRPr="00BE08B8">
        <w:rPr>
          <w:rFonts w:ascii="Cascadia Mono" w:hAnsi="Cascadia Mono" w:cs="Times New Roman"/>
          <w:sz w:val="22"/>
        </w:rPr>
        <w:t>Certificate</w:t>
      </w:r>
      <w:r w:rsidR="00BE08B8" w:rsidRPr="00BE08B8">
        <w:rPr>
          <w:rFonts w:ascii="Cascadia Mono" w:hAnsi="Cascadia Mono" w:cs="Times New Roman"/>
          <w:sz w:val="22"/>
        </w:rPr>
        <w:t>”</w:t>
      </w:r>
      <w:r w:rsidRPr="00CC2409">
        <w:rPr>
          <w:rFonts w:ascii="Times New Roman" w:hAnsi="Times New Roman" w:cs="Times New Roman"/>
          <w:sz w:val="28"/>
          <w:szCs w:val="28"/>
        </w:rPr>
        <w:t>. Связано это с тем, что современные браузеры используют механизм восстановления сессии, который позволяет пропустить большую часть процесса handshake, включая обмен сертификатами, для более быстрого установления соединения с сервером.</w:t>
      </w:r>
    </w:p>
    <w:p w14:paraId="5017B073" w14:textId="77777777" w:rsidR="00D82810" w:rsidRDefault="00D82810" w:rsidP="00D82810">
      <w:pPr>
        <w:ind w:left="0" w:firstLine="0"/>
        <w:rPr>
          <w:rFonts w:ascii="Times New Roman" w:hAnsi="Times New Roman" w:cs="Times New Roman"/>
          <w:sz w:val="28"/>
          <w:szCs w:val="28"/>
        </w:rPr>
      </w:pPr>
    </w:p>
    <w:p w14:paraId="38FEFC8A" w14:textId="0E6612D4" w:rsidR="00CC2409" w:rsidRDefault="00D82810" w:rsidP="00D82810">
      <w:pPr>
        <w:ind w:left="0" w:firstLine="0"/>
        <w:jc w:val="center"/>
        <w:rPr>
          <w:rFonts w:ascii="Times New Roman" w:hAnsi="Times New Roman" w:cs="Times New Roman"/>
          <w:sz w:val="28"/>
          <w:szCs w:val="28"/>
        </w:rPr>
      </w:pPr>
      <w:r>
        <w:rPr>
          <w:noProof/>
        </w:rPr>
        <w:lastRenderedPageBreak/>
        <w:drawing>
          <wp:inline distT="0" distB="0" distL="0" distR="0" wp14:anchorId="7B2EB776" wp14:editId="47687BE6">
            <wp:extent cx="4677223" cy="24410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3687" cy="2444423"/>
                    </a:xfrm>
                    <a:prstGeom prst="rect">
                      <a:avLst/>
                    </a:prstGeom>
                    <a:noFill/>
                    <a:ln>
                      <a:noFill/>
                    </a:ln>
                  </pic:spPr>
                </pic:pic>
              </a:graphicData>
            </a:graphic>
          </wp:inline>
        </w:drawing>
      </w:r>
    </w:p>
    <w:p w14:paraId="5270429F" w14:textId="37B8A727" w:rsidR="00D82810" w:rsidRDefault="00D82810" w:rsidP="00D82810">
      <w:pPr>
        <w:ind w:left="0" w:firstLine="0"/>
        <w:rPr>
          <w:rFonts w:ascii="Times New Roman" w:hAnsi="Times New Roman" w:cs="Times New Roman"/>
          <w:sz w:val="28"/>
          <w:szCs w:val="28"/>
        </w:rPr>
      </w:pPr>
    </w:p>
    <w:p w14:paraId="34A493E3" w14:textId="2522E034" w:rsidR="00D82810" w:rsidRDefault="00D82810" w:rsidP="00D82810">
      <w:pPr>
        <w:ind w:left="0" w:firstLine="0"/>
        <w:jc w:val="center"/>
        <w:rPr>
          <w:rFonts w:ascii="Times New Roman" w:hAnsi="Times New Roman" w:cs="Times New Roman"/>
          <w:sz w:val="28"/>
          <w:szCs w:val="28"/>
        </w:rPr>
      </w:pPr>
      <w:r>
        <w:rPr>
          <w:noProof/>
        </w:rPr>
        <w:drawing>
          <wp:inline distT="0" distB="0" distL="0" distR="0" wp14:anchorId="60AAA536" wp14:editId="297B26B4">
            <wp:extent cx="4667416" cy="24404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4533" cy="2444141"/>
                    </a:xfrm>
                    <a:prstGeom prst="rect">
                      <a:avLst/>
                    </a:prstGeom>
                    <a:noFill/>
                    <a:ln>
                      <a:noFill/>
                    </a:ln>
                  </pic:spPr>
                </pic:pic>
              </a:graphicData>
            </a:graphic>
          </wp:inline>
        </w:drawing>
      </w:r>
    </w:p>
    <w:p w14:paraId="49FFC26C" w14:textId="77777777" w:rsidR="00CC2409" w:rsidRPr="00CC2409" w:rsidRDefault="00CC2409" w:rsidP="00D82810">
      <w:pPr>
        <w:rPr>
          <w:rFonts w:ascii="Times New Roman" w:hAnsi="Times New Roman" w:cs="Times New Roman"/>
          <w:sz w:val="28"/>
          <w:szCs w:val="28"/>
          <w:lang w:val="en-US"/>
        </w:rPr>
      </w:pPr>
    </w:p>
    <w:p w14:paraId="045D36CE" w14:textId="77777777" w:rsidR="00D82810" w:rsidRDefault="00D82810" w:rsidP="00D82810">
      <w:pPr>
        <w:rPr>
          <w:rFonts w:ascii="Times New Roman" w:hAnsi="Times New Roman" w:cs="Times New Roman"/>
          <w:sz w:val="28"/>
          <w:szCs w:val="28"/>
        </w:rPr>
      </w:pPr>
    </w:p>
    <w:p w14:paraId="79E57BE3" w14:textId="77777777" w:rsidR="00D82810" w:rsidRDefault="00D82810" w:rsidP="00D82810">
      <w:pPr>
        <w:rPr>
          <w:rFonts w:ascii="Times New Roman" w:hAnsi="Times New Roman" w:cs="Times New Roman"/>
          <w:sz w:val="28"/>
          <w:szCs w:val="28"/>
        </w:rPr>
      </w:pPr>
    </w:p>
    <w:p w14:paraId="084B8091" w14:textId="111D668E" w:rsidR="00D82810" w:rsidRDefault="00CC2409" w:rsidP="00D82810">
      <w:pPr>
        <w:ind w:left="0" w:firstLine="0"/>
        <w:rPr>
          <w:rFonts w:ascii="Times New Roman" w:hAnsi="Times New Roman" w:cs="Times New Roman"/>
          <w:sz w:val="28"/>
          <w:szCs w:val="28"/>
        </w:rPr>
      </w:pPr>
      <w:r w:rsidRPr="00CC2409">
        <w:rPr>
          <w:rFonts w:ascii="Times New Roman" w:hAnsi="Times New Roman" w:cs="Times New Roman"/>
          <w:sz w:val="28"/>
          <w:szCs w:val="28"/>
        </w:rPr>
        <w:t>Итого, о web-серверах была собрана следующая информация</w:t>
      </w:r>
      <w:r w:rsidR="00D82810" w:rsidRPr="00D82810">
        <w:rPr>
          <w:rFonts w:ascii="Times New Roman" w:hAnsi="Times New Roman" w:cs="Times New Roman"/>
          <w:sz w:val="28"/>
          <w:szCs w:val="28"/>
        </w:rPr>
        <w:t>:</w:t>
      </w:r>
    </w:p>
    <w:p w14:paraId="725EA322" w14:textId="5C00AC19" w:rsidR="00CC2409" w:rsidRPr="00D82810" w:rsidRDefault="00CC2409" w:rsidP="00D82810">
      <w:pPr>
        <w:ind w:left="0" w:firstLine="0"/>
        <w:rPr>
          <w:rFonts w:ascii="Times New Roman" w:hAnsi="Times New Roman" w:cs="Times New Roman"/>
          <w:b/>
          <w:bCs/>
          <w:sz w:val="28"/>
          <w:szCs w:val="28"/>
        </w:rPr>
      </w:pPr>
      <w:r w:rsidRPr="00D82810">
        <w:rPr>
          <w:rFonts w:ascii="Times New Roman" w:hAnsi="Times New Roman" w:cs="Times New Roman"/>
          <w:b/>
          <w:bCs/>
          <w:sz w:val="28"/>
          <w:szCs w:val="28"/>
        </w:rPr>
        <w:t>Сервер 1:</w:t>
      </w:r>
    </w:p>
    <w:p w14:paraId="2B9E219D" w14:textId="77777777" w:rsidR="00D82810" w:rsidRDefault="00CC2409" w:rsidP="00D82810">
      <w:pPr>
        <w:pStyle w:val="ListParagraph"/>
        <w:numPr>
          <w:ilvl w:val="0"/>
          <w:numId w:val="33"/>
        </w:numPr>
        <w:rPr>
          <w:rFonts w:ascii="Times New Roman" w:hAnsi="Times New Roman" w:cs="Times New Roman"/>
          <w:sz w:val="28"/>
          <w:szCs w:val="28"/>
        </w:rPr>
      </w:pPr>
      <w:r w:rsidRPr="00D82810">
        <w:rPr>
          <w:rFonts w:ascii="Times New Roman" w:hAnsi="Times New Roman" w:cs="Times New Roman"/>
          <w:sz w:val="28"/>
          <w:szCs w:val="28"/>
        </w:rPr>
        <w:t>Имя сервера: *.gosuslugi.ru</w:t>
      </w:r>
    </w:p>
    <w:p w14:paraId="7B742926" w14:textId="77777777" w:rsidR="00D82810" w:rsidRDefault="00CC2409" w:rsidP="00D82810">
      <w:pPr>
        <w:pStyle w:val="ListParagraph"/>
        <w:numPr>
          <w:ilvl w:val="0"/>
          <w:numId w:val="33"/>
        </w:numPr>
        <w:rPr>
          <w:rFonts w:ascii="Times New Roman" w:hAnsi="Times New Roman" w:cs="Times New Roman"/>
          <w:sz w:val="28"/>
          <w:szCs w:val="28"/>
        </w:rPr>
      </w:pPr>
      <w:r w:rsidRPr="00D82810">
        <w:rPr>
          <w:rFonts w:ascii="Times New Roman" w:hAnsi="Times New Roman" w:cs="Times New Roman"/>
          <w:sz w:val="28"/>
          <w:szCs w:val="28"/>
        </w:rPr>
        <w:t>Версия TLS: 1.2</w:t>
      </w:r>
    </w:p>
    <w:p w14:paraId="480D65D6" w14:textId="77777777" w:rsidR="00D82810" w:rsidRDefault="00CC2409" w:rsidP="00D82810">
      <w:pPr>
        <w:pStyle w:val="ListParagraph"/>
        <w:numPr>
          <w:ilvl w:val="0"/>
          <w:numId w:val="33"/>
        </w:numPr>
        <w:rPr>
          <w:rFonts w:ascii="Times New Roman" w:hAnsi="Times New Roman" w:cs="Times New Roman"/>
          <w:sz w:val="28"/>
          <w:szCs w:val="28"/>
        </w:rPr>
      </w:pPr>
      <w:r w:rsidRPr="00D82810">
        <w:rPr>
          <w:rFonts w:ascii="Times New Roman" w:hAnsi="Times New Roman" w:cs="Times New Roman"/>
          <w:sz w:val="28"/>
          <w:szCs w:val="28"/>
        </w:rPr>
        <w:t>Алгоритмы шифрования: ECDHE, RSA, AES_128_GCM, SHA256</w:t>
      </w:r>
    </w:p>
    <w:p w14:paraId="5D5B5824" w14:textId="77777777" w:rsidR="00D82810" w:rsidRDefault="00CC2409" w:rsidP="00D82810">
      <w:pPr>
        <w:pStyle w:val="ListParagraph"/>
        <w:numPr>
          <w:ilvl w:val="0"/>
          <w:numId w:val="33"/>
        </w:numPr>
        <w:rPr>
          <w:rFonts w:ascii="Times New Roman" w:hAnsi="Times New Roman" w:cs="Times New Roman"/>
          <w:sz w:val="28"/>
          <w:szCs w:val="28"/>
        </w:rPr>
      </w:pPr>
      <w:r w:rsidRPr="00D82810">
        <w:rPr>
          <w:rFonts w:ascii="Times New Roman" w:hAnsi="Times New Roman" w:cs="Times New Roman"/>
          <w:sz w:val="28"/>
          <w:szCs w:val="28"/>
        </w:rPr>
        <w:t>Серийный номер сертификата: 11:09:C1:42:E3:60:5E:9F:4A:32:9B:C7</w:t>
      </w:r>
    </w:p>
    <w:p w14:paraId="4975DBFB" w14:textId="77777777" w:rsidR="00D82810" w:rsidRDefault="00CC2409" w:rsidP="00D82810">
      <w:pPr>
        <w:pStyle w:val="ListParagraph"/>
        <w:numPr>
          <w:ilvl w:val="0"/>
          <w:numId w:val="33"/>
        </w:numPr>
        <w:rPr>
          <w:rFonts w:ascii="Times New Roman" w:hAnsi="Times New Roman" w:cs="Times New Roman"/>
          <w:sz w:val="28"/>
          <w:szCs w:val="28"/>
        </w:rPr>
      </w:pPr>
      <w:r w:rsidRPr="00D82810">
        <w:rPr>
          <w:rFonts w:ascii="Times New Roman" w:hAnsi="Times New Roman" w:cs="Times New Roman"/>
          <w:sz w:val="28"/>
          <w:szCs w:val="28"/>
        </w:rPr>
        <w:t>Версия сертификата: 3</w:t>
      </w:r>
    </w:p>
    <w:p w14:paraId="73C807F1" w14:textId="77777777" w:rsidR="00D82810" w:rsidRDefault="00CC2409" w:rsidP="00D82810">
      <w:pPr>
        <w:pStyle w:val="ListParagraph"/>
        <w:numPr>
          <w:ilvl w:val="0"/>
          <w:numId w:val="33"/>
        </w:numPr>
        <w:rPr>
          <w:rFonts w:ascii="Times New Roman" w:hAnsi="Times New Roman" w:cs="Times New Roman"/>
          <w:sz w:val="28"/>
          <w:szCs w:val="28"/>
        </w:rPr>
      </w:pPr>
      <w:r w:rsidRPr="00D82810">
        <w:rPr>
          <w:rFonts w:ascii="Times New Roman" w:hAnsi="Times New Roman" w:cs="Times New Roman"/>
          <w:sz w:val="28"/>
          <w:szCs w:val="28"/>
        </w:rPr>
        <w:t>Центры сертификации:</w:t>
      </w:r>
    </w:p>
    <w:p w14:paraId="748F7BFD" w14:textId="77777777" w:rsidR="00D82810" w:rsidRDefault="00CC2409" w:rsidP="00D82810">
      <w:pPr>
        <w:pStyle w:val="ListParagraph"/>
        <w:numPr>
          <w:ilvl w:val="1"/>
          <w:numId w:val="33"/>
        </w:numPr>
        <w:rPr>
          <w:rFonts w:ascii="Times New Roman" w:hAnsi="Times New Roman" w:cs="Times New Roman"/>
          <w:sz w:val="28"/>
          <w:szCs w:val="28"/>
        </w:rPr>
      </w:pPr>
      <w:r w:rsidRPr="00D82810">
        <w:rPr>
          <w:rFonts w:ascii="Times New Roman" w:hAnsi="Times New Roman" w:cs="Times New Roman"/>
          <w:sz w:val="28"/>
          <w:szCs w:val="28"/>
        </w:rPr>
        <w:t>Страна: Бельгия (BE)</w:t>
      </w:r>
    </w:p>
    <w:p w14:paraId="501542D3" w14:textId="77777777" w:rsidR="00D82810" w:rsidRDefault="00CC2409" w:rsidP="00D82810">
      <w:pPr>
        <w:pStyle w:val="ListParagraph"/>
        <w:numPr>
          <w:ilvl w:val="1"/>
          <w:numId w:val="33"/>
        </w:numPr>
        <w:rPr>
          <w:rFonts w:ascii="Times New Roman" w:hAnsi="Times New Roman" w:cs="Times New Roman"/>
          <w:sz w:val="28"/>
          <w:szCs w:val="28"/>
        </w:rPr>
      </w:pPr>
      <w:r w:rsidRPr="00D82810">
        <w:rPr>
          <w:rFonts w:ascii="Times New Roman" w:hAnsi="Times New Roman" w:cs="Times New Roman"/>
          <w:sz w:val="28"/>
          <w:szCs w:val="28"/>
        </w:rPr>
        <w:t>Организация: GlobalSign nv-sa</w:t>
      </w:r>
    </w:p>
    <w:p w14:paraId="07ADED7F" w14:textId="77777777" w:rsidR="00BE08B8" w:rsidRPr="00BE08B8" w:rsidRDefault="00CC2409" w:rsidP="00BE08B8">
      <w:pPr>
        <w:pStyle w:val="ListParagraph"/>
        <w:numPr>
          <w:ilvl w:val="1"/>
          <w:numId w:val="33"/>
        </w:numPr>
        <w:rPr>
          <w:rFonts w:ascii="Times New Roman" w:hAnsi="Times New Roman" w:cs="Times New Roman"/>
          <w:sz w:val="28"/>
          <w:szCs w:val="28"/>
          <w:lang w:val="en-US"/>
        </w:rPr>
      </w:pPr>
      <w:r w:rsidRPr="00D82810">
        <w:rPr>
          <w:rFonts w:ascii="Times New Roman" w:hAnsi="Times New Roman" w:cs="Times New Roman"/>
          <w:sz w:val="28"/>
          <w:szCs w:val="28"/>
        </w:rPr>
        <w:lastRenderedPageBreak/>
        <w:t>Имя</w:t>
      </w:r>
      <w:r w:rsidRPr="00D82810">
        <w:rPr>
          <w:rFonts w:ascii="Times New Roman" w:hAnsi="Times New Roman" w:cs="Times New Roman"/>
          <w:sz w:val="28"/>
          <w:szCs w:val="28"/>
          <w:lang w:val="en-US"/>
        </w:rPr>
        <w:t>: GlobalSign GCC R3 DV TLS CA 2020</w:t>
      </w:r>
    </w:p>
    <w:p w14:paraId="6D1806AA" w14:textId="77777777" w:rsidR="00BE08B8" w:rsidRPr="007B38AE" w:rsidRDefault="00BE08B8" w:rsidP="00BE08B8">
      <w:pPr>
        <w:ind w:left="0" w:firstLine="0"/>
        <w:rPr>
          <w:rFonts w:ascii="Times New Roman" w:hAnsi="Times New Roman" w:cs="Times New Roman"/>
          <w:sz w:val="28"/>
          <w:szCs w:val="28"/>
          <w:lang w:val="en-US"/>
        </w:rPr>
      </w:pPr>
    </w:p>
    <w:p w14:paraId="1C49E4AD" w14:textId="4E257C4A" w:rsidR="00BE08B8" w:rsidRPr="00BE08B8" w:rsidRDefault="00CC2409" w:rsidP="00BE08B8">
      <w:pPr>
        <w:pStyle w:val="ListParagraph"/>
        <w:numPr>
          <w:ilvl w:val="1"/>
          <w:numId w:val="33"/>
        </w:numPr>
        <w:rPr>
          <w:rFonts w:ascii="Times New Roman" w:hAnsi="Times New Roman" w:cs="Times New Roman"/>
          <w:sz w:val="28"/>
          <w:szCs w:val="28"/>
        </w:rPr>
      </w:pPr>
      <w:r w:rsidRPr="00BE08B8">
        <w:rPr>
          <w:rFonts w:ascii="Times New Roman" w:hAnsi="Times New Roman" w:cs="Times New Roman"/>
          <w:sz w:val="28"/>
          <w:szCs w:val="28"/>
        </w:rPr>
        <w:t>Организационное подразделение: GlobalSign Root CA - R3</w:t>
      </w:r>
    </w:p>
    <w:p w14:paraId="58B75ED2" w14:textId="77777777" w:rsidR="00BE08B8" w:rsidRDefault="00CC2409" w:rsidP="00BE08B8">
      <w:pPr>
        <w:pStyle w:val="ListParagraph"/>
        <w:numPr>
          <w:ilvl w:val="1"/>
          <w:numId w:val="33"/>
        </w:numPr>
        <w:rPr>
          <w:rFonts w:ascii="Times New Roman" w:hAnsi="Times New Roman" w:cs="Times New Roman"/>
          <w:sz w:val="28"/>
          <w:szCs w:val="28"/>
        </w:rPr>
      </w:pPr>
      <w:r w:rsidRPr="00BE08B8">
        <w:rPr>
          <w:rFonts w:ascii="Times New Roman" w:hAnsi="Times New Roman" w:cs="Times New Roman"/>
          <w:sz w:val="28"/>
          <w:szCs w:val="28"/>
        </w:rPr>
        <w:t>Организация (O): GlobalSign</w:t>
      </w:r>
    </w:p>
    <w:p w14:paraId="1CDE859B" w14:textId="25B62BB4" w:rsidR="00CC2409" w:rsidRPr="00BE08B8" w:rsidRDefault="00CC2409" w:rsidP="00BE08B8">
      <w:pPr>
        <w:pStyle w:val="ListParagraph"/>
        <w:numPr>
          <w:ilvl w:val="1"/>
          <w:numId w:val="33"/>
        </w:numPr>
        <w:rPr>
          <w:rFonts w:ascii="Times New Roman" w:hAnsi="Times New Roman" w:cs="Times New Roman"/>
          <w:sz w:val="28"/>
          <w:szCs w:val="28"/>
        </w:rPr>
      </w:pPr>
      <w:r w:rsidRPr="00BE08B8">
        <w:rPr>
          <w:rFonts w:ascii="Times New Roman" w:hAnsi="Times New Roman" w:cs="Times New Roman"/>
          <w:sz w:val="28"/>
          <w:szCs w:val="28"/>
        </w:rPr>
        <w:t>Имя: GlobalSign</w:t>
      </w:r>
    </w:p>
    <w:p w14:paraId="7DB74F5F" w14:textId="7B1B9BEC" w:rsidR="00CC2409" w:rsidRPr="00BE08B8" w:rsidRDefault="00CC2409" w:rsidP="00BE08B8">
      <w:pPr>
        <w:pStyle w:val="ListParagraph"/>
        <w:numPr>
          <w:ilvl w:val="0"/>
          <w:numId w:val="33"/>
        </w:numPr>
        <w:rPr>
          <w:rFonts w:ascii="Times New Roman" w:hAnsi="Times New Roman" w:cs="Times New Roman"/>
          <w:sz w:val="28"/>
          <w:szCs w:val="28"/>
        </w:rPr>
      </w:pPr>
      <w:r w:rsidRPr="00BE08B8">
        <w:rPr>
          <w:rFonts w:ascii="Times New Roman" w:hAnsi="Times New Roman" w:cs="Times New Roman"/>
          <w:sz w:val="28"/>
          <w:szCs w:val="28"/>
        </w:rPr>
        <w:t>Время установки соединения: 0.4806 сек</w:t>
      </w:r>
    </w:p>
    <w:p w14:paraId="7C6CFC73" w14:textId="77777777" w:rsidR="00CC2409" w:rsidRPr="00CC2409" w:rsidRDefault="00CC2409" w:rsidP="00BE08B8">
      <w:pPr>
        <w:ind w:left="0" w:firstLine="0"/>
        <w:rPr>
          <w:rFonts w:ascii="Times New Roman" w:hAnsi="Times New Roman" w:cs="Times New Roman"/>
          <w:sz w:val="28"/>
          <w:szCs w:val="28"/>
        </w:rPr>
      </w:pPr>
    </w:p>
    <w:p w14:paraId="26606E7C" w14:textId="33F9ECF0" w:rsidR="00CC2409" w:rsidRPr="00BE08B8" w:rsidRDefault="00CC2409" w:rsidP="00BE08B8">
      <w:pPr>
        <w:ind w:left="0" w:firstLine="0"/>
        <w:rPr>
          <w:rFonts w:ascii="Times New Roman" w:hAnsi="Times New Roman" w:cs="Times New Roman"/>
          <w:b/>
          <w:bCs/>
          <w:sz w:val="28"/>
          <w:szCs w:val="28"/>
        </w:rPr>
      </w:pPr>
      <w:r w:rsidRPr="00BE08B8">
        <w:rPr>
          <w:rFonts w:ascii="Times New Roman" w:hAnsi="Times New Roman" w:cs="Times New Roman"/>
          <w:b/>
          <w:bCs/>
          <w:sz w:val="28"/>
          <w:szCs w:val="28"/>
        </w:rPr>
        <w:t>Сервер 2:</w:t>
      </w:r>
    </w:p>
    <w:p w14:paraId="2389F754" w14:textId="77777777" w:rsidR="00BE08B8" w:rsidRDefault="00CC2409" w:rsidP="00BE08B8">
      <w:pPr>
        <w:pStyle w:val="ListParagraph"/>
        <w:numPr>
          <w:ilvl w:val="0"/>
          <w:numId w:val="34"/>
        </w:numPr>
        <w:rPr>
          <w:rFonts w:ascii="Times New Roman" w:hAnsi="Times New Roman" w:cs="Times New Roman"/>
          <w:sz w:val="28"/>
          <w:szCs w:val="28"/>
        </w:rPr>
      </w:pPr>
      <w:r w:rsidRPr="00BE08B8">
        <w:rPr>
          <w:rFonts w:ascii="Times New Roman" w:hAnsi="Times New Roman" w:cs="Times New Roman"/>
          <w:sz w:val="28"/>
          <w:szCs w:val="28"/>
        </w:rPr>
        <w:t>Имя сервера: *.megamarket.ru</w:t>
      </w:r>
    </w:p>
    <w:p w14:paraId="69C5890E" w14:textId="77777777" w:rsidR="00BE08B8" w:rsidRDefault="00CC2409" w:rsidP="00BE08B8">
      <w:pPr>
        <w:pStyle w:val="ListParagraph"/>
        <w:numPr>
          <w:ilvl w:val="0"/>
          <w:numId w:val="34"/>
        </w:numPr>
        <w:rPr>
          <w:rFonts w:ascii="Times New Roman" w:hAnsi="Times New Roman" w:cs="Times New Roman"/>
          <w:sz w:val="28"/>
          <w:szCs w:val="28"/>
        </w:rPr>
      </w:pPr>
      <w:r w:rsidRPr="00BE08B8">
        <w:rPr>
          <w:rFonts w:ascii="Times New Roman" w:hAnsi="Times New Roman" w:cs="Times New Roman"/>
          <w:sz w:val="28"/>
          <w:szCs w:val="28"/>
        </w:rPr>
        <w:t>Версия TLS: 1.2</w:t>
      </w:r>
    </w:p>
    <w:p w14:paraId="23F9034F" w14:textId="77777777" w:rsidR="00BE08B8" w:rsidRDefault="00CC2409" w:rsidP="00BE08B8">
      <w:pPr>
        <w:pStyle w:val="ListParagraph"/>
        <w:numPr>
          <w:ilvl w:val="0"/>
          <w:numId w:val="34"/>
        </w:numPr>
        <w:rPr>
          <w:rFonts w:ascii="Times New Roman" w:hAnsi="Times New Roman" w:cs="Times New Roman"/>
          <w:sz w:val="28"/>
          <w:szCs w:val="28"/>
        </w:rPr>
      </w:pPr>
      <w:r w:rsidRPr="00BE08B8">
        <w:rPr>
          <w:rFonts w:ascii="Times New Roman" w:hAnsi="Times New Roman" w:cs="Times New Roman"/>
          <w:sz w:val="28"/>
          <w:szCs w:val="28"/>
        </w:rPr>
        <w:t>Алгоритмы шифрования: AES (256 bit), SHA (384 bit)</w:t>
      </w:r>
    </w:p>
    <w:p w14:paraId="08BA3472" w14:textId="77777777" w:rsidR="00BE08B8" w:rsidRDefault="00CC2409" w:rsidP="00BE08B8">
      <w:pPr>
        <w:pStyle w:val="ListParagraph"/>
        <w:numPr>
          <w:ilvl w:val="0"/>
          <w:numId w:val="34"/>
        </w:numPr>
        <w:rPr>
          <w:rFonts w:ascii="Times New Roman" w:hAnsi="Times New Roman" w:cs="Times New Roman"/>
          <w:sz w:val="28"/>
          <w:szCs w:val="28"/>
        </w:rPr>
      </w:pPr>
      <w:r w:rsidRPr="00BE08B8">
        <w:rPr>
          <w:rFonts w:ascii="Times New Roman" w:hAnsi="Times New Roman" w:cs="Times New Roman"/>
          <w:sz w:val="28"/>
          <w:szCs w:val="28"/>
        </w:rPr>
        <w:t>Серийный номер сертификата: 0B:13:E3:DA:AA:0A:E9:64:A2:A1:DC:12</w:t>
      </w:r>
    </w:p>
    <w:p w14:paraId="63D7990E" w14:textId="77777777" w:rsidR="00BE08B8" w:rsidRDefault="00CC2409" w:rsidP="00BE08B8">
      <w:pPr>
        <w:pStyle w:val="ListParagraph"/>
        <w:numPr>
          <w:ilvl w:val="0"/>
          <w:numId w:val="34"/>
        </w:numPr>
        <w:rPr>
          <w:rFonts w:ascii="Times New Roman" w:hAnsi="Times New Roman" w:cs="Times New Roman"/>
          <w:sz w:val="28"/>
          <w:szCs w:val="28"/>
        </w:rPr>
      </w:pPr>
      <w:r w:rsidRPr="00BE08B8">
        <w:rPr>
          <w:rFonts w:ascii="Times New Roman" w:hAnsi="Times New Roman" w:cs="Times New Roman"/>
          <w:sz w:val="28"/>
          <w:szCs w:val="28"/>
        </w:rPr>
        <w:t>Версия сертификата: 3</w:t>
      </w:r>
    </w:p>
    <w:p w14:paraId="07D8F152" w14:textId="77777777" w:rsidR="00BE08B8" w:rsidRDefault="00CC2409" w:rsidP="00BE08B8">
      <w:pPr>
        <w:pStyle w:val="ListParagraph"/>
        <w:numPr>
          <w:ilvl w:val="0"/>
          <w:numId w:val="34"/>
        </w:numPr>
        <w:rPr>
          <w:rFonts w:ascii="Times New Roman" w:hAnsi="Times New Roman" w:cs="Times New Roman"/>
          <w:sz w:val="28"/>
          <w:szCs w:val="28"/>
        </w:rPr>
      </w:pPr>
      <w:r w:rsidRPr="00BE08B8">
        <w:rPr>
          <w:rFonts w:ascii="Times New Roman" w:hAnsi="Times New Roman" w:cs="Times New Roman"/>
          <w:sz w:val="28"/>
          <w:szCs w:val="28"/>
        </w:rPr>
        <w:t>Центры сертификации:</w:t>
      </w:r>
    </w:p>
    <w:p w14:paraId="31D576FE" w14:textId="59934F14" w:rsidR="00BE08B8" w:rsidRDefault="00CC2409" w:rsidP="00BE08B8">
      <w:pPr>
        <w:pStyle w:val="ListParagraph"/>
        <w:numPr>
          <w:ilvl w:val="1"/>
          <w:numId w:val="34"/>
        </w:numPr>
        <w:rPr>
          <w:rFonts w:ascii="Times New Roman" w:hAnsi="Times New Roman" w:cs="Times New Roman"/>
          <w:sz w:val="28"/>
          <w:szCs w:val="28"/>
        </w:rPr>
      </w:pPr>
      <w:r w:rsidRPr="00BE08B8">
        <w:rPr>
          <w:rFonts w:ascii="Times New Roman" w:hAnsi="Times New Roman" w:cs="Times New Roman"/>
          <w:sz w:val="28"/>
          <w:szCs w:val="28"/>
        </w:rPr>
        <w:t>Страна: Бельгия (BE)</w:t>
      </w:r>
    </w:p>
    <w:p w14:paraId="2EE7E1D0" w14:textId="77777777" w:rsidR="00BE08B8" w:rsidRDefault="00CC2409" w:rsidP="00BE08B8">
      <w:pPr>
        <w:pStyle w:val="ListParagraph"/>
        <w:numPr>
          <w:ilvl w:val="1"/>
          <w:numId w:val="34"/>
        </w:numPr>
        <w:rPr>
          <w:rFonts w:ascii="Times New Roman" w:hAnsi="Times New Roman" w:cs="Times New Roman"/>
          <w:sz w:val="28"/>
          <w:szCs w:val="28"/>
        </w:rPr>
      </w:pPr>
      <w:r w:rsidRPr="00BE08B8">
        <w:rPr>
          <w:rFonts w:ascii="Times New Roman" w:hAnsi="Times New Roman" w:cs="Times New Roman"/>
          <w:sz w:val="28"/>
          <w:szCs w:val="28"/>
        </w:rPr>
        <w:t>Организация: GlobalSign nv-sa</w:t>
      </w:r>
    </w:p>
    <w:p w14:paraId="2B6B5FA4" w14:textId="77777777" w:rsidR="00BE08B8" w:rsidRDefault="00CC2409" w:rsidP="00BE08B8">
      <w:pPr>
        <w:pStyle w:val="ListParagraph"/>
        <w:numPr>
          <w:ilvl w:val="1"/>
          <w:numId w:val="34"/>
        </w:numPr>
        <w:rPr>
          <w:rFonts w:ascii="Times New Roman" w:hAnsi="Times New Roman" w:cs="Times New Roman"/>
          <w:sz w:val="28"/>
          <w:szCs w:val="28"/>
          <w:lang w:val="en-US"/>
        </w:rPr>
      </w:pPr>
      <w:r w:rsidRPr="00BE08B8">
        <w:rPr>
          <w:rFonts w:ascii="Times New Roman" w:hAnsi="Times New Roman" w:cs="Times New Roman"/>
          <w:sz w:val="28"/>
          <w:szCs w:val="28"/>
        </w:rPr>
        <w:t>Имя</w:t>
      </w:r>
      <w:r w:rsidRPr="00BE08B8">
        <w:rPr>
          <w:rFonts w:ascii="Times New Roman" w:hAnsi="Times New Roman" w:cs="Times New Roman"/>
          <w:sz w:val="28"/>
          <w:szCs w:val="28"/>
          <w:lang w:val="en-US"/>
        </w:rPr>
        <w:t>: GlobalSign GCC R3 DV TLS CA 2020</w:t>
      </w:r>
    </w:p>
    <w:p w14:paraId="439BE74F" w14:textId="77777777" w:rsidR="00BE08B8" w:rsidRPr="007B38AE" w:rsidRDefault="00BE08B8" w:rsidP="00BE08B8">
      <w:pPr>
        <w:ind w:left="0" w:firstLine="0"/>
        <w:rPr>
          <w:rFonts w:ascii="Times New Roman" w:hAnsi="Times New Roman" w:cs="Times New Roman"/>
          <w:sz w:val="28"/>
          <w:szCs w:val="28"/>
          <w:lang w:val="en-US"/>
        </w:rPr>
      </w:pPr>
    </w:p>
    <w:p w14:paraId="2F61C8EB" w14:textId="1944341A" w:rsidR="00BE08B8" w:rsidRPr="00BE08B8" w:rsidRDefault="00CC2409" w:rsidP="00BE08B8">
      <w:pPr>
        <w:pStyle w:val="ListParagraph"/>
        <w:numPr>
          <w:ilvl w:val="1"/>
          <w:numId w:val="34"/>
        </w:numPr>
        <w:rPr>
          <w:rFonts w:ascii="Times New Roman" w:hAnsi="Times New Roman" w:cs="Times New Roman"/>
          <w:sz w:val="28"/>
          <w:szCs w:val="28"/>
        </w:rPr>
      </w:pPr>
      <w:r w:rsidRPr="00BE08B8">
        <w:rPr>
          <w:rFonts w:ascii="Times New Roman" w:hAnsi="Times New Roman" w:cs="Times New Roman"/>
          <w:sz w:val="28"/>
          <w:szCs w:val="28"/>
        </w:rPr>
        <w:t>Организационное подразделение: GlobalSign Root CA - R3</w:t>
      </w:r>
    </w:p>
    <w:p w14:paraId="205D240E" w14:textId="77777777" w:rsidR="00BE08B8" w:rsidRDefault="00CC2409" w:rsidP="00BE08B8">
      <w:pPr>
        <w:pStyle w:val="ListParagraph"/>
        <w:numPr>
          <w:ilvl w:val="1"/>
          <w:numId w:val="34"/>
        </w:numPr>
        <w:rPr>
          <w:rFonts w:ascii="Times New Roman" w:hAnsi="Times New Roman" w:cs="Times New Roman"/>
          <w:sz w:val="28"/>
          <w:szCs w:val="28"/>
        </w:rPr>
      </w:pPr>
      <w:r w:rsidRPr="00BE08B8">
        <w:rPr>
          <w:rFonts w:ascii="Times New Roman" w:hAnsi="Times New Roman" w:cs="Times New Roman"/>
          <w:sz w:val="28"/>
          <w:szCs w:val="28"/>
        </w:rPr>
        <w:t>Организация (O): GlobalSign</w:t>
      </w:r>
    </w:p>
    <w:p w14:paraId="0DACC473" w14:textId="36561B2B" w:rsidR="00CC2409" w:rsidRPr="00BE08B8" w:rsidRDefault="00CC2409" w:rsidP="00BE08B8">
      <w:pPr>
        <w:pStyle w:val="ListParagraph"/>
        <w:numPr>
          <w:ilvl w:val="1"/>
          <w:numId w:val="34"/>
        </w:numPr>
        <w:rPr>
          <w:rFonts w:ascii="Times New Roman" w:hAnsi="Times New Roman" w:cs="Times New Roman"/>
          <w:sz w:val="28"/>
          <w:szCs w:val="28"/>
        </w:rPr>
      </w:pPr>
      <w:r w:rsidRPr="00BE08B8">
        <w:rPr>
          <w:rFonts w:ascii="Times New Roman" w:hAnsi="Times New Roman" w:cs="Times New Roman"/>
          <w:sz w:val="28"/>
          <w:szCs w:val="28"/>
        </w:rPr>
        <w:t>Имя: GlobalSign</w:t>
      </w:r>
    </w:p>
    <w:p w14:paraId="1EC95E55" w14:textId="3374F93F" w:rsidR="00CC2409" w:rsidRDefault="00CC2409" w:rsidP="00BE08B8">
      <w:pPr>
        <w:pStyle w:val="ListParagraph"/>
        <w:numPr>
          <w:ilvl w:val="0"/>
          <w:numId w:val="34"/>
        </w:numPr>
        <w:rPr>
          <w:rFonts w:ascii="Times New Roman" w:hAnsi="Times New Roman" w:cs="Times New Roman"/>
          <w:sz w:val="28"/>
          <w:szCs w:val="28"/>
        </w:rPr>
      </w:pPr>
      <w:r w:rsidRPr="00BE08B8">
        <w:rPr>
          <w:rFonts w:ascii="Times New Roman" w:hAnsi="Times New Roman" w:cs="Times New Roman"/>
          <w:sz w:val="28"/>
          <w:szCs w:val="28"/>
        </w:rPr>
        <w:t>Время установки соединения: 0.272612 сек</w:t>
      </w:r>
    </w:p>
    <w:p w14:paraId="5A2738BD" w14:textId="77777777" w:rsidR="00BE08B8" w:rsidRDefault="00BE08B8" w:rsidP="00BE08B8">
      <w:pPr>
        <w:pStyle w:val="Heading2"/>
        <w:ind w:left="0" w:firstLine="0"/>
        <w:rPr>
          <w:rFonts w:ascii="Times New Roman" w:hAnsi="Times New Roman" w:cs="Times New Roman"/>
          <w:b/>
          <w:bCs/>
          <w:color w:val="auto"/>
          <w:sz w:val="28"/>
          <w:szCs w:val="28"/>
        </w:rPr>
      </w:pPr>
    </w:p>
    <w:p w14:paraId="3228765A" w14:textId="2DB88A45" w:rsidR="00CC2409" w:rsidRPr="00BE08B8" w:rsidRDefault="00CC2409" w:rsidP="00BE08B8">
      <w:pPr>
        <w:pStyle w:val="Heading2"/>
        <w:ind w:left="0" w:firstLine="720"/>
        <w:rPr>
          <w:rFonts w:ascii="Times New Roman" w:hAnsi="Times New Roman" w:cs="Times New Roman"/>
          <w:b/>
          <w:bCs/>
        </w:rPr>
      </w:pPr>
      <w:bookmarkStart w:id="18" w:name="_Toc163179541"/>
      <w:r w:rsidRPr="00BE08B8">
        <w:rPr>
          <w:rFonts w:ascii="Times New Roman" w:hAnsi="Times New Roman" w:cs="Times New Roman"/>
          <w:b/>
          <w:bCs/>
          <w:color w:val="auto"/>
          <w:sz w:val="28"/>
          <w:szCs w:val="28"/>
        </w:rPr>
        <w:t>Изменение используемой версии TLS</w:t>
      </w:r>
      <w:bookmarkEnd w:id="18"/>
    </w:p>
    <w:p w14:paraId="7C34EEF4" w14:textId="77777777" w:rsidR="00BE08B8" w:rsidRDefault="00BE08B8" w:rsidP="00BE08B8">
      <w:pPr>
        <w:ind w:left="0" w:firstLine="0"/>
        <w:rPr>
          <w:rFonts w:ascii="Times New Roman" w:hAnsi="Times New Roman" w:cs="Times New Roman"/>
          <w:sz w:val="28"/>
          <w:szCs w:val="28"/>
        </w:rPr>
      </w:pPr>
    </w:p>
    <w:p w14:paraId="55513462" w14:textId="4E2C2C0A" w:rsidR="00CC2409" w:rsidRPr="00CC2409" w:rsidRDefault="00CC2409" w:rsidP="00BE08B8">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Как можно увидеть, при установке TLS Handshake использовалась версия TLS 1.2. Это можно подтвердить, посмотрев на содержимое пакета </w:t>
      </w:r>
      <w:r w:rsidR="00BE08B8" w:rsidRPr="00BE08B8">
        <w:rPr>
          <w:rFonts w:ascii="Cascadia Mono" w:hAnsi="Cascadia Mono" w:cs="Times New Roman"/>
          <w:sz w:val="22"/>
        </w:rPr>
        <w:t>“</w:t>
      </w:r>
      <w:r w:rsidRPr="00BE08B8">
        <w:rPr>
          <w:rFonts w:ascii="Cascadia Mono" w:hAnsi="Cascadia Mono" w:cs="Times New Roman"/>
          <w:sz w:val="22"/>
        </w:rPr>
        <w:t>Client Hello</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Внутри </w:t>
      </w:r>
      <w:r w:rsidR="00BE08B8" w:rsidRPr="00BE08B8">
        <w:rPr>
          <w:rFonts w:ascii="Cascadia Mono" w:hAnsi="Cascadia Mono" w:cs="Times New Roman"/>
          <w:sz w:val="22"/>
        </w:rPr>
        <w:t>“</w:t>
      </w:r>
      <w:r w:rsidRPr="00BE08B8">
        <w:rPr>
          <w:rFonts w:ascii="Cascadia Mono" w:hAnsi="Cascadia Mono" w:cs="Times New Roman"/>
          <w:sz w:val="22"/>
        </w:rPr>
        <w:t>Handshake Protocol : Client Hello</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можно увидеть поле </w:t>
      </w:r>
      <w:r w:rsidR="00BE08B8" w:rsidRPr="00BE08B8">
        <w:rPr>
          <w:rFonts w:ascii="Cascadia Mono" w:hAnsi="Cascadia Mono" w:cs="Times New Roman"/>
          <w:sz w:val="22"/>
        </w:rPr>
        <w:t>“</w:t>
      </w:r>
      <w:r w:rsidR="00BE08B8" w:rsidRPr="00BE08B8">
        <w:rPr>
          <w:rFonts w:ascii="Cascadia Mono" w:hAnsi="Cascadia Mono" w:cs="Times New Roman"/>
          <w:sz w:val="22"/>
          <w:lang w:val="en-US"/>
        </w:rPr>
        <w:t>v</w:t>
      </w:r>
      <w:r w:rsidRPr="00BE08B8">
        <w:rPr>
          <w:rFonts w:ascii="Cascadia Mono" w:hAnsi="Cascadia Mono" w:cs="Times New Roman"/>
          <w:sz w:val="22"/>
        </w:rPr>
        <w:t>ersion</w:t>
      </w:r>
      <w:r w:rsidR="00BE08B8" w:rsidRPr="00BE08B8">
        <w:rPr>
          <w:rFonts w:ascii="Cascadia Mono" w:hAnsi="Cascadia Mono" w:cs="Times New Roman"/>
          <w:sz w:val="22"/>
        </w:rPr>
        <w:t>”</w:t>
      </w:r>
      <w:r w:rsidRPr="00CC2409">
        <w:rPr>
          <w:rFonts w:ascii="Times New Roman" w:hAnsi="Times New Roman" w:cs="Times New Roman"/>
          <w:sz w:val="28"/>
          <w:szCs w:val="28"/>
        </w:rPr>
        <w:t>, которое и соответствует используемой версии TLS.</w:t>
      </w:r>
    </w:p>
    <w:p w14:paraId="490A1DA9" w14:textId="2CCBA5EB" w:rsidR="00CC2409" w:rsidRPr="00CC2409" w:rsidRDefault="00CC2409" w:rsidP="00BE08B8">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По условию лабораторной работы в таком случае необходимо поменять используемую версию TLS в браузере. Так как я использовал браузер Firefox, то для выполнения этой задачи мне потребовалось перейти в </w:t>
      </w:r>
      <w:r w:rsidR="00BE08B8" w:rsidRPr="00BE08B8">
        <w:rPr>
          <w:rFonts w:ascii="Cascadia Mono" w:hAnsi="Cascadia Mono" w:cs="Times New Roman"/>
          <w:sz w:val="22"/>
        </w:rPr>
        <w:t>“</w:t>
      </w:r>
      <w:r w:rsidRPr="00BE08B8">
        <w:rPr>
          <w:rFonts w:ascii="Cascadia Mono" w:hAnsi="Cascadia Mono" w:cs="Times New Roman"/>
          <w:sz w:val="22"/>
        </w:rPr>
        <w:t>config:about</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и в advanced настройках браузера найти все параметры, относящиеся к SSL/TLS. Для этого я ввел в строке поиска </w:t>
      </w:r>
      <w:r w:rsidR="00BE08B8" w:rsidRPr="00BE08B8">
        <w:rPr>
          <w:rFonts w:ascii="Cascadia Mono" w:hAnsi="Cascadia Mono" w:cs="Times New Roman"/>
          <w:sz w:val="22"/>
        </w:rPr>
        <w:t>“</w:t>
      </w:r>
      <w:r w:rsidRPr="00BE08B8">
        <w:rPr>
          <w:rFonts w:ascii="Cascadia Mono" w:hAnsi="Cascadia Mono" w:cs="Times New Roman"/>
          <w:sz w:val="22"/>
        </w:rPr>
        <w:t>tls</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После чего я изменил значения </w:t>
      </w:r>
      <w:r w:rsidR="00BE08B8" w:rsidRPr="00BE08B8">
        <w:rPr>
          <w:rFonts w:ascii="Cascadia Mono" w:hAnsi="Cascadia Mono" w:cs="Times New Roman"/>
          <w:sz w:val="22"/>
        </w:rPr>
        <w:lastRenderedPageBreak/>
        <w:t>“</w:t>
      </w:r>
      <w:r w:rsidRPr="00BE08B8">
        <w:rPr>
          <w:rFonts w:ascii="Cascadia Mono" w:hAnsi="Cascadia Mono" w:cs="Times New Roman"/>
          <w:sz w:val="22"/>
        </w:rPr>
        <w:t>security.tls.version.max</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и </w:t>
      </w:r>
      <w:r w:rsidR="00BE08B8" w:rsidRPr="00BE08B8">
        <w:rPr>
          <w:rFonts w:ascii="Cascadia Mono" w:hAnsi="Cascadia Mono" w:cs="Times New Roman"/>
          <w:sz w:val="22"/>
        </w:rPr>
        <w:t>“</w:t>
      </w:r>
      <w:r w:rsidRPr="00BE08B8">
        <w:rPr>
          <w:rFonts w:ascii="Cascadia Mono" w:hAnsi="Cascadia Mono" w:cs="Times New Roman"/>
          <w:sz w:val="22"/>
        </w:rPr>
        <w:t>security.tls.version.min</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на 1. Это значение соответствует версии TLS 1.0.</w:t>
      </w:r>
    </w:p>
    <w:p w14:paraId="2420A9DF" w14:textId="7FA8C2AF" w:rsidR="00CC2409" w:rsidRDefault="00CC2409" w:rsidP="00BE08B8">
      <w:pPr>
        <w:ind w:left="0" w:firstLine="0"/>
        <w:rPr>
          <w:rFonts w:ascii="Times New Roman" w:hAnsi="Times New Roman" w:cs="Times New Roman"/>
          <w:sz w:val="28"/>
          <w:szCs w:val="28"/>
        </w:rPr>
      </w:pPr>
    </w:p>
    <w:p w14:paraId="08419F2D" w14:textId="0862D8FB" w:rsidR="00BE08B8" w:rsidRDefault="00BE08B8" w:rsidP="00BE08B8">
      <w:pPr>
        <w:ind w:left="0" w:firstLine="0"/>
        <w:jc w:val="center"/>
        <w:rPr>
          <w:rFonts w:ascii="Times New Roman" w:hAnsi="Times New Roman" w:cs="Times New Roman"/>
          <w:sz w:val="28"/>
          <w:szCs w:val="28"/>
        </w:rPr>
      </w:pPr>
      <w:r>
        <w:rPr>
          <w:noProof/>
        </w:rPr>
        <w:drawing>
          <wp:inline distT="0" distB="0" distL="0" distR="0" wp14:anchorId="32E5CAB1" wp14:editId="53E16169">
            <wp:extent cx="4273970" cy="3212327"/>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8556" cy="3215774"/>
                    </a:xfrm>
                    <a:prstGeom prst="rect">
                      <a:avLst/>
                    </a:prstGeom>
                    <a:noFill/>
                    <a:ln>
                      <a:noFill/>
                    </a:ln>
                  </pic:spPr>
                </pic:pic>
              </a:graphicData>
            </a:graphic>
          </wp:inline>
        </w:drawing>
      </w:r>
    </w:p>
    <w:p w14:paraId="696FAE06" w14:textId="77777777" w:rsidR="00CC2409" w:rsidRPr="00CC2409" w:rsidRDefault="00CC2409" w:rsidP="00BE08B8">
      <w:pPr>
        <w:ind w:left="0" w:firstLine="0"/>
        <w:rPr>
          <w:rFonts w:ascii="Times New Roman" w:hAnsi="Times New Roman" w:cs="Times New Roman"/>
          <w:sz w:val="28"/>
          <w:szCs w:val="28"/>
        </w:rPr>
      </w:pPr>
    </w:p>
    <w:p w14:paraId="7C73F950" w14:textId="5C61F814" w:rsidR="00CC2409" w:rsidRDefault="00CC2409" w:rsidP="00BE08B8">
      <w:pPr>
        <w:ind w:left="0" w:firstLine="720"/>
        <w:rPr>
          <w:rFonts w:ascii="Times New Roman" w:hAnsi="Times New Roman" w:cs="Times New Roman"/>
          <w:sz w:val="28"/>
          <w:szCs w:val="28"/>
        </w:rPr>
      </w:pPr>
      <w:r w:rsidRPr="00CC2409">
        <w:rPr>
          <w:rFonts w:ascii="Times New Roman" w:hAnsi="Times New Roman" w:cs="Times New Roman"/>
          <w:sz w:val="28"/>
          <w:szCs w:val="28"/>
        </w:rPr>
        <w:t xml:space="preserve">После обновления значений параметров в настройках браузера при подключении к web-серверу действительно используется TLS 1.0. Убедиться в этом можно, посмотрев на пакет </w:t>
      </w:r>
      <w:r w:rsidR="00BE08B8" w:rsidRPr="00BE08B8">
        <w:rPr>
          <w:rFonts w:ascii="Cascadia Mono" w:hAnsi="Cascadia Mono" w:cs="Times New Roman"/>
          <w:sz w:val="22"/>
        </w:rPr>
        <w:t>“</w:t>
      </w:r>
      <w:r w:rsidRPr="00BE08B8">
        <w:rPr>
          <w:rFonts w:ascii="Cascadia Mono" w:hAnsi="Cascadia Mono" w:cs="Times New Roman"/>
          <w:sz w:val="22"/>
        </w:rPr>
        <w:t>Client Hello</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который отправляет браузер. Как видим, поле </w:t>
      </w:r>
      <w:r w:rsidR="00BE08B8" w:rsidRPr="00BE08B8">
        <w:rPr>
          <w:rFonts w:ascii="Cascadia Mono" w:hAnsi="Cascadia Mono" w:cs="Times New Roman"/>
          <w:sz w:val="22"/>
        </w:rPr>
        <w:t>“</w:t>
      </w:r>
      <w:r w:rsidR="00BE08B8" w:rsidRPr="00BE08B8">
        <w:rPr>
          <w:rFonts w:ascii="Cascadia Mono" w:hAnsi="Cascadia Mono" w:cs="Times New Roman"/>
          <w:sz w:val="22"/>
          <w:lang w:val="en-US"/>
        </w:rPr>
        <w:t>v</w:t>
      </w:r>
      <w:r w:rsidRPr="00BE08B8">
        <w:rPr>
          <w:rFonts w:ascii="Cascadia Mono" w:hAnsi="Cascadia Mono" w:cs="Times New Roman"/>
          <w:sz w:val="22"/>
        </w:rPr>
        <w:t>ersion</w:t>
      </w:r>
      <w:r w:rsidR="00BE08B8" w:rsidRPr="00BE08B8">
        <w:rPr>
          <w:rFonts w:ascii="Cascadia Mono" w:hAnsi="Cascadia Mono" w:cs="Times New Roman"/>
          <w:sz w:val="22"/>
        </w:rPr>
        <w:t>”</w:t>
      </w:r>
      <w:r w:rsidRPr="00CC2409">
        <w:rPr>
          <w:rFonts w:ascii="Times New Roman" w:hAnsi="Times New Roman" w:cs="Times New Roman"/>
          <w:sz w:val="28"/>
          <w:szCs w:val="28"/>
        </w:rPr>
        <w:t xml:space="preserve"> теперь указывает на версию TLS 1.0, что и ожидалось.</w:t>
      </w:r>
    </w:p>
    <w:p w14:paraId="2C514F15" w14:textId="799019D3" w:rsidR="00BE08B8" w:rsidRPr="00CC2409" w:rsidRDefault="00BE08B8" w:rsidP="00BE08B8">
      <w:pPr>
        <w:ind w:left="0" w:firstLine="0"/>
        <w:jc w:val="center"/>
        <w:rPr>
          <w:rFonts w:ascii="Times New Roman" w:hAnsi="Times New Roman" w:cs="Times New Roman"/>
          <w:sz w:val="28"/>
          <w:szCs w:val="28"/>
        </w:rPr>
      </w:pPr>
      <w:r>
        <w:rPr>
          <w:noProof/>
        </w:rPr>
        <w:drawing>
          <wp:inline distT="0" distB="0" distL="0" distR="0" wp14:anchorId="0D831B99" wp14:editId="503D9CC1">
            <wp:extent cx="4921857" cy="2161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2415" cy="2170227"/>
                    </a:xfrm>
                    <a:prstGeom prst="rect">
                      <a:avLst/>
                    </a:prstGeom>
                    <a:noFill/>
                    <a:ln>
                      <a:noFill/>
                    </a:ln>
                  </pic:spPr>
                </pic:pic>
              </a:graphicData>
            </a:graphic>
          </wp:inline>
        </w:drawing>
      </w:r>
    </w:p>
    <w:p w14:paraId="6FE77A5C" w14:textId="77777777" w:rsidR="00CC2409" w:rsidRPr="00CC2409" w:rsidRDefault="00CC2409" w:rsidP="00BE08B8">
      <w:pPr>
        <w:ind w:left="0" w:firstLine="0"/>
        <w:rPr>
          <w:rFonts w:ascii="Times New Roman" w:hAnsi="Times New Roman" w:cs="Times New Roman"/>
          <w:sz w:val="28"/>
          <w:szCs w:val="28"/>
        </w:rPr>
      </w:pPr>
    </w:p>
    <w:p w14:paraId="1E4E03CD" w14:textId="77777777" w:rsidR="00CC2409" w:rsidRPr="00CC2409" w:rsidRDefault="00CC2409" w:rsidP="00CC2409">
      <w:pPr>
        <w:ind w:left="0" w:firstLine="720"/>
        <w:rPr>
          <w:rFonts w:ascii="Times New Roman" w:hAnsi="Times New Roman" w:cs="Times New Roman"/>
          <w:sz w:val="28"/>
          <w:szCs w:val="28"/>
        </w:rPr>
      </w:pPr>
      <w:r w:rsidRPr="00CC2409">
        <w:rPr>
          <w:rFonts w:ascii="Times New Roman" w:hAnsi="Times New Roman" w:cs="Times New Roman"/>
          <w:sz w:val="28"/>
          <w:szCs w:val="28"/>
        </w:rPr>
        <w:t>Однако, в результате таких изменений при подключении к web-серверам происходит следующая ошибка</w:t>
      </w:r>
    </w:p>
    <w:p w14:paraId="31F48400" w14:textId="66B3855B" w:rsidR="00CC2409" w:rsidRDefault="00CC2409" w:rsidP="00BE08B8">
      <w:pPr>
        <w:ind w:left="0" w:firstLine="0"/>
        <w:rPr>
          <w:rFonts w:ascii="Times New Roman" w:hAnsi="Times New Roman" w:cs="Times New Roman"/>
          <w:sz w:val="28"/>
          <w:szCs w:val="28"/>
        </w:rPr>
      </w:pPr>
    </w:p>
    <w:p w14:paraId="100FEDD2" w14:textId="527DFD21" w:rsidR="00BE08B8" w:rsidRDefault="00BE08B8" w:rsidP="00BE08B8">
      <w:pPr>
        <w:ind w:left="0" w:firstLine="0"/>
        <w:jc w:val="center"/>
        <w:rPr>
          <w:rFonts w:ascii="Times New Roman" w:hAnsi="Times New Roman" w:cs="Times New Roman"/>
          <w:sz w:val="28"/>
          <w:szCs w:val="28"/>
        </w:rPr>
      </w:pPr>
      <w:r>
        <w:rPr>
          <w:noProof/>
        </w:rPr>
        <w:drawing>
          <wp:inline distT="0" distB="0" distL="0" distR="0" wp14:anchorId="607954A9" wp14:editId="13D44C40">
            <wp:extent cx="4516341" cy="339449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1006" cy="3397999"/>
                    </a:xfrm>
                    <a:prstGeom prst="rect">
                      <a:avLst/>
                    </a:prstGeom>
                    <a:noFill/>
                    <a:ln>
                      <a:noFill/>
                    </a:ln>
                  </pic:spPr>
                </pic:pic>
              </a:graphicData>
            </a:graphic>
          </wp:inline>
        </w:drawing>
      </w:r>
    </w:p>
    <w:p w14:paraId="0DA38F24" w14:textId="77777777" w:rsidR="00CC2409" w:rsidRPr="00CC2409" w:rsidRDefault="00CC2409" w:rsidP="00BE08B8">
      <w:pPr>
        <w:ind w:left="0" w:firstLine="0"/>
        <w:rPr>
          <w:rFonts w:ascii="Times New Roman" w:hAnsi="Times New Roman" w:cs="Times New Roman"/>
          <w:sz w:val="28"/>
          <w:szCs w:val="28"/>
        </w:rPr>
      </w:pPr>
    </w:p>
    <w:p w14:paraId="37CB4530" w14:textId="58605A61" w:rsidR="008A4640" w:rsidRPr="00BE08B8" w:rsidRDefault="00CC2409" w:rsidP="00BE08B8">
      <w:pPr>
        <w:ind w:left="0" w:firstLine="720"/>
      </w:pPr>
      <w:r w:rsidRPr="00CC2409">
        <w:rPr>
          <w:rFonts w:ascii="Times New Roman" w:hAnsi="Times New Roman" w:cs="Times New Roman"/>
          <w:sz w:val="28"/>
          <w:szCs w:val="28"/>
        </w:rPr>
        <w:t xml:space="preserve">Ошибка </w:t>
      </w:r>
      <w:r w:rsidRPr="00BE08B8">
        <w:rPr>
          <w:rFonts w:ascii="Cascadia Mono" w:hAnsi="Cascadia Mono" w:cs="Times New Roman"/>
          <w:sz w:val="22"/>
        </w:rPr>
        <w:t>SSL_ERROR_NO_CYPHER_OVERLAP</w:t>
      </w:r>
      <w:r w:rsidRPr="00CC2409">
        <w:rPr>
          <w:rFonts w:ascii="Times New Roman" w:hAnsi="Times New Roman" w:cs="Times New Roman"/>
          <w:sz w:val="28"/>
          <w:szCs w:val="28"/>
        </w:rPr>
        <w:t xml:space="preserve"> связана с тем, что браузер и сервер не могут договориться насчет используемых алгоритмов шифрования. Когда мы явно указали браузеру использовать версию 1.0, то среди алгоритмов, отправляемых им при начале TLS Handshake, не было таких, которые поддерживал бы сервер.</w:t>
      </w:r>
    </w:p>
    <w:p w14:paraId="57D9FDA3" w14:textId="6F66CAA5" w:rsidR="002F033A" w:rsidRPr="00BA56A5" w:rsidRDefault="002F033A" w:rsidP="00BA56A5">
      <w:pPr>
        <w:pStyle w:val="Heading1"/>
        <w:ind w:firstLine="0"/>
        <w:rPr>
          <w:rFonts w:ascii="Times New Roman" w:hAnsi="Times New Roman" w:cs="Times New Roman"/>
          <w:b/>
          <w:bCs/>
        </w:rPr>
      </w:pPr>
      <w:bookmarkStart w:id="19" w:name="_Toc163179542"/>
      <w:r w:rsidRPr="00BA56A5">
        <w:rPr>
          <w:rFonts w:ascii="Times New Roman" w:hAnsi="Times New Roman" w:cs="Times New Roman"/>
          <w:b/>
          <w:bCs/>
        </w:rPr>
        <w:t>Вывод</w:t>
      </w:r>
      <w:r w:rsidR="00BB5492" w:rsidRPr="00BA56A5">
        <w:rPr>
          <w:rFonts w:ascii="Times New Roman" w:hAnsi="Times New Roman" w:cs="Times New Roman"/>
          <w:b/>
          <w:bCs/>
        </w:rPr>
        <w:t>ы</w:t>
      </w:r>
      <w:bookmarkEnd w:id="19"/>
    </w:p>
    <w:p w14:paraId="3E4305E9" w14:textId="6354A6B6" w:rsidR="00BE08B8" w:rsidRPr="00BE08B8" w:rsidRDefault="00BE08B8" w:rsidP="00BE08B8">
      <w:pPr>
        <w:spacing w:after="160" w:line="259" w:lineRule="auto"/>
        <w:ind w:left="199" w:firstLine="521"/>
        <w:jc w:val="left"/>
        <w:rPr>
          <w:rFonts w:ascii="Times New Roman" w:hAnsi="Times New Roman" w:cs="Times New Roman"/>
          <w:sz w:val="28"/>
          <w:szCs w:val="28"/>
        </w:rPr>
      </w:pPr>
      <w:r w:rsidRPr="00BE08B8">
        <w:rPr>
          <w:rFonts w:ascii="Times New Roman" w:hAnsi="Times New Roman" w:cs="Times New Roman"/>
          <w:sz w:val="28"/>
          <w:szCs w:val="28"/>
        </w:rPr>
        <w:t>В ходе данной лабораторной работы я ознакомился с основными методами анализа данных, передаваемых по сети. Я изучил протокол TLS, который используется для безопасного общения по сети, изучил основной процесс его работы. Также, я осознал, для чего используются сертификаты при защищенном подключении к web-серверам через браузер, и какую роль при общении по сети они играют, узнал их структуру и как можно просмотреть основную информацию, которая содержится в них.</w:t>
      </w:r>
    </w:p>
    <w:p w14:paraId="27694FAF" w14:textId="418C71A1" w:rsidR="00BE08B8" w:rsidRPr="00BE08B8" w:rsidRDefault="00BE08B8" w:rsidP="00BE08B8">
      <w:pPr>
        <w:spacing w:after="160" w:line="259" w:lineRule="auto"/>
        <w:ind w:left="199" w:firstLine="521"/>
        <w:jc w:val="left"/>
        <w:rPr>
          <w:rFonts w:ascii="Times New Roman" w:hAnsi="Times New Roman" w:cs="Times New Roman"/>
          <w:sz w:val="28"/>
          <w:szCs w:val="28"/>
        </w:rPr>
      </w:pPr>
      <w:r w:rsidRPr="00BE08B8">
        <w:rPr>
          <w:rFonts w:ascii="Times New Roman" w:hAnsi="Times New Roman" w:cs="Times New Roman"/>
          <w:sz w:val="28"/>
          <w:szCs w:val="28"/>
        </w:rPr>
        <w:t>На основе последнего задания этой лабораторной работы я понял, почему важно по возможности использовать последнюю версию протоколов, и как выбор устаревшей версии может сказаться на работе с web-сервером.</w:t>
      </w:r>
    </w:p>
    <w:p w14:paraId="626E385E" w14:textId="125D2353" w:rsidR="00BE08B8" w:rsidRPr="00BE08B8" w:rsidRDefault="00BE08B8" w:rsidP="00BE08B8">
      <w:pPr>
        <w:spacing w:after="160" w:line="259" w:lineRule="auto"/>
        <w:ind w:left="199" w:firstLine="521"/>
        <w:jc w:val="left"/>
        <w:rPr>
          <w:rFonts w:ascii="Times New Roman" w:hAnsi="Times New Roman" w:cs="Times New Roman"/>
          <w:sz w:val="28"/>
          <w:szCs w:val="28"/>
        </w:rPr>
      </w:pPr>
      <w:r w:rsidRPr="00BE08B8">
        <w:rPr>
          <w:rFonts w:ascii="Times New Roman" w:hAnsi="Times New Roman" w:cs="Times New Roman"/>
          <w:sz w:val="28"/>
          <w:szCs w:val="28"/>
        </w:rPr>
        <w:lastRenderedPageBreak/>
        <w:t>При выполнении лабораторной работы я столкнулся с некоторыми нюансами работы браузеров. Один из таких - использование ранее созданных TLS сессий вместо создания новой при каждом подключении.</w:t>
      </w:r>
    </w:p>
    <w:p w14:paraId="598A06BA" w14:textId="397547EA" w:rsidR="0029726E" w:rsidRPr="00340F99" w:rsidRDefault="00BE08B8" w:rsidP="00BE08B8">
      <w:pPr>
        <w:spacing w:after="160" w:line="259" w:lineRule="auto"/>
        <w:ind w:left="199" w:firstLine="521"/>
        <w:jc w:val="left"/>
        <w:rPr>
          <w:rFonts w:ascii="Times New Roman" w:hAnsi="Times New Roman" w:cs="Times New Roman"/>
          <w:sz w:val="28"/>
          <w:szCs w:val="28"/>
        </w:rPr>
      </w:pPr>
      <w:r w:rsidRPr="00BE08B8">
        <w:rPr>
          <w:rFonts w:ascii="Times New Roman" w:hAnsi="Times New Roman" w:cs="Times New Roman"/>
          <w:sz w:val="28"/>
          <w:szCs w:val="28"/>
        </w:rPr>
        <w:t>TLS протокол является одним из хороших примеров того, как криптография используется в современных реалиях и на сколько важную роль она занимает при общении по сети. Также, такой протокол является примером того, почему в некоторых ситуациях именно асимметричное шифрование обеспечивает наиболее безопасный способ осуществления того или иного процесса.</w:t>
      </w:r>
    </w:p>
    <w:p w14:paraId="43B71374" w14:textId="77777777" w:rsidR="00340F99" w:rsidRDefault="00340F99" w:rsidP="00340F99">
      <w:pPr>
        <w:spacing w:after="160" w:line="259" w:lineRule="auto"/>
        <w:ind w:left="0" w:firstLine="0"/>
        <w:jc w:val="left"/>
        <w:rPr>
          <w:rFonts w:ascii="Times New Roman" w:hAnsi="Times New Roman" w:cs="Times New Roman"/>
          <w:sz w:val="28"/>
          <w:szCs w:val="28"/>
        </w:rPr>
      </w:pPr>
    </w:p>
    <w:p w14:paraId="0C1A6CA4" w14:textId="60C94670" w:rsidR="005B1CEC" w:rsidRPr="005B1CEC" w:rsidRDefault="005B1CEC" w:rsidP="005B1CEC">
      <w:pPr>
        <w:pStyle w:val="Heading1"/>
        <w:rPr>
          <w:rFonts w:ascii="Times New Roman" w:hAnsi="Times New Roman" w:cs="Times New Roman"/>
          <w:b/>
          <w:bCs/>
        </w:rPr>
      </w:pPr>
      <w:bookmarkStart w:id="20" w:name="_Toc163179543"/>
      <w:r w:rsidRPr="005B1CEC">
        <w:rPr>
          <w:rFonts w:ascii="Times New Roman" w:hAnsi="Times New Roman" w:cs="Times New Roman"/>
          <w:b/>
          <w:bCs/>
        </w:rPr>
        <w:t>Список используемой литературы</w:t>
      </w:r>
      <w:bookmarkEnd w:id="20"/>
    </w:p>
    <w:p w14:paraId="125EE247" w14:textId="090B91DB" w:rsidR="00090F36" w:rsidRDefault="00BE08B8" w:rsidP="003704BA">
      <w:pPr>
        <w:pStyle w:val="ListParagraph"/>
        <w:numPr>
          <w:ilvl w:val="0"/>
          <w:numId w:val="16"/>
        </w:numPr>
        <w:spacing w:after="49" w:line="247" w:lineRule="auto"/>
        <w:jc w:val="left"/>
        <w:rPr>
          <w:rFonts w:ascii="Times New Roman" w:hAnsi="Times New Roman" w:cs="Times New Roman"/>
          <w:sz w:val="28"/>
          <w:szCs w:val="28"/>
        </w:rPr>
      </w:pPr>
      <w:r>
        <w:rPr>
          <w:rFonts w:ascii="Times New Roman" w:hAnsi="Times New Roman" w:cs="Times New Roman"/>
          <w:sz w:val="28"/>
          <w:szCs w:val="28"/>
        </w:rPr>
        <w:t xml:space="preserve">Статья на ресурсе </w:t>
      </w:r>
      <w:r>
        <w:rPr>
          <w:rFonts w:ascii="Times New Roman" w:hAnsi="Times New Roman" w:cs="Times New Roman"/>
          <w:sz w:val="28"/>
          <w:szCs w:val="28"/>
          <w:lang w:val="en-US"/>
        </w:rPr>
        <w:t>Habr</w:t>
      </w:r>
      <w:r w:rsidRPr="00BE08B8">
        <w:rPr>
          <w:rFonts w:ascii="Times New Roman" w:hAnsi="Times New Roman" w:cs="Times New Roman"/>
          <w:sz w:val="28"/>
          <w:szCs w:val="28"/>
        </w:rPr>
        <w:t xml:space="preserve"> </w:t>
      </w:r>
      <w:r>
        <w:rPr>
          <w:rFonts w:ascii="Times New Roman" w:hAnsi="Times New Roman" w:cs="Times New Roman"/>
          <w:sz w:val="28"/>
          <w:szCs w:val="28"/>
        </w:rPr>
        <w:t xml:space="preserve">про работу с </w:t>
      </w:r>
      <w:r>
        <w:rPr>
          <w:rFonts w:ascii="Times New Roman" w:hAnsi="Times New Roman" w:cs="Times New Roman"/>
          <w:sz w:val="28"/>
          <w:szCs w:val="28"/>
          <w:lang w:val="en-US"/>
        </w:rPr>
        <w:t>WireShark</w:t>
      </w:r>
      <w:r w:rsidR="00090F36" w:rsidRPr="00090F36">
        <w:rPr>
          <w:rFonts w:ascii="Times New Roman" w:hAnsi="Times New Roman" w:cs="Times New Roman"/>
          <w:sz w:val="28"/>
          <w:szCs w:val="28"/>
        </w:rPr>
        <w:t>:</w:t>
      </w:r>
      <w:r w:rsidR="00DC5C8A">
        <w:rPr>
          <w:rFonts w:ascii="Times New Roman" w:hAnsi="Times New Roman" w:cs="Times New Roman"/>
          <w:sz w:val="28"/>
          <w:szCs w:val="28"/>
        </w:rPr>
        <w:t xml:space="preserve"> </w:t>
      </w:r>
      <w:hyperlink r:id="rId23" w:history="1">
        <w:r w:rsidRPr="00BC43B8">
          <w:rPr>
            <w:rStyle w:val="Hyperlink"/>
            <w:rFonts w:ascii="Times New Roman" w:hAnsi="Times New Roman" w:cs="Times New Roman"/>
            <w:sz w:val="28"/>
            <w:szCs w:val="28"/>
          </w:rPr>
          <w:t>https://habr.com/ru/articles/735866/</w:t>
        </w:r>
      </w:hyperlink>
      <w:r>
        <w:rPr>
          <w:rFonts w:ascii="Times New Roman" w:hAnsi="Times New Roman" w:cs="Times New Roman"/>
          <w:sz w:val="28"/>
          <w:szCs w:val="28"/>
        </w:rPr>
        <w:t xml:space="preserve"> </w:t>
      </w:r>
    </w:p>
    <w:p w14:paraId="1FBC27C6" w14:textId="2DC61852" w:rsidR="00090F36" w:rsidRPr="00DC5C8A" w:rsidRDefault="00BE08B8" w:rsidP="003704BA">
      <w:pPr>
        <w:pStyle w:val="ListParagraph"/>
        <w:numPr>
          <w:ilvl w:val="0"/>
          <w:numId w:val="16"/>
        </w:numPr>
        <w:spacing w:after="49" w:line="247" w:lineRule="auto"/>
        <w:jc w:val="left"/>
        <w:rPr>
          <w:rFonts w:ascii="Times New Roman" w:hAnsi="Times New Roman" w:cs="Times New Roman"/>
          <w:sz w:val="28"/>
          <w:szCs w:val="28"/>
        </w:rPr>
      </w:pPr>
      <w:r>
        <w:rPr>
          <w:rFonts w:ascii="Times New Roman" w:hAnsi="Times New Roman" w:cs="Times New Roman"/>
          <w:sz w:val="28"/>
          <w:szCs w:val="28"/>
        </w:rPr>
        <w:t>Статья с объяснением протоколов</w:t>
      </w:r>
      <w:r w:rsidRPr="00BE08B8">
        <w:rPr>
          <w:rFonts w:ascii="Times New Roman" w:hAnsi="Times New Roman" w:cs="Times New Roman"/>
          <w:sz w:val="28"/>
          <w:szCs w:val="28"/>
        </w:rPr>
        <w:t xml:space="preserve"> </w:t>
      </w:r>
      <w:r>
        <w:rPr>
          <w:rFonts w:ascii="Times New Roman" w:hAnsi="Times New Roman" w:cs="Times New Roman"/>
          <w:sz w:val="28"/>
          <w:szCs w:val="28"/>
          <w:lang w:val="en-US"/>
        </w:rPr>
        <w:t>TLS</w:t>
      </w:r>
      <w:r w:rsidRPr="00BE08B8">
        <w:rPr>
          <w:rFonts w:ascii="Times New Roman" w:hAnsi="Times New Roman" w:cs="Times New Roman"/>
          <w:sz w:val="28"/>
          <w:szCs w:val="28"/>
        </w:rPr>
        <w:t>/</w:t>
      </w:r>
      <w:r>
        <w:rPr>
          <w:rFonts w:ascii="Times New Roman" w:hAnsi="Times New Roman" w:cs="Times New Roman"/>
          <w:sz w:val="28"/>
          <w:szCs w:val="28"/>
          <w:lang w:val="en-US"/>
        </w:rPr>
        <w:t>SSL</w:t>
      </w:r>
      <w:r w:rsidR="00090F36" w:rsidRPr="00DC5C8A">
        <w:rPr>
          <w:rFonts w:ascii="Times New Roman" w:hAnsi="Times New Roman" w:cs="Times New Roman"/>
          <w:sz w:val="28"/>
          <w:szCs w:val="28"/>
        </w:rPr>
        <w:t>:</w:t>
      </w:r>
      <w:r w:rsidR="00DC5C8A">
        <w:rPr>
          <w:rFonts w:ascii="Times New Roman" w:hAnsi="Times New Roman" w:cs="Times New Roman"/>
          <w:sz w:val="28"/>
          <w:szCs w:val="28"/>
        </w:rPr>
        <w:t xml:space="preserve"> </w:t>
      </w:r>
      <w:hyperlink r:id="rId24" w:history="1">
        <w:r w:rsidRPr="00BC43B8">
          <w:rPr>
            <w:rStyle w:val="Hyperlink"/>
            <w:rFonts w:ascii="Times New Roman" w:hAnsi="Times New Roman" w:cs="Times New Roman"/>
            <w:sz w:val="28"/>
            <w:szCs w:val="28"/>
          </w:rPr>
          <w:t>https://skillbox.ru/media/code/protokol-ssl-chto-eto-kak-rabotaet-i-zachem-nuzhen/</w:t>
        </w:r>
      </w:hyperlink>
      <w:r>
        <w:rPr>
          <w:rFonts w:ascii="Times New Roman" w:hAnsi="Times New Roman" w:cs="Times New Roman"/>
          <w:sz w:val="28"/>
          <w:szCs w:val="28"/>
        </w:rPr>
        <w:t xml:space="preserve"> </w:t>
      </w:r>
    </w:p>
    <w:p w14:paraId="28BEDAA7" w14:textId="1BA0F9FE" w:rsidR="00EA30CB" w:rsidRDefault="00BE08B8" w:rsidP="003704BA">
      <w:pPr>
        <w:pStyle w:val="ListParagraph"/>
        <w:numPr>
          <w:ilvl w:val="0"/>
          <w:numId w:val="16"/>
        </w:numPr>
        <w:spacing w:after="49" w:line="247" w:lineRule="auto"/>
        <w:jc w:val="left"/>
        <w:rPr>
          <w:rFonts w:ascii="Times New Roman" w:hAnsi="Times New Roman" w:cs="Times New Roman"/>
          <w:sz w:val="28"/>
          <w:szCs w:val="28"/>
        </w:rPr>
      </w:pPr>
      <w:r>
        <w:rPr>
          <w:rFonts w:ascii="Times New Roman" w:hAnsi="Times New Roman" w:cs="Times New Roman"/>
          <w:sz w:val="28"/>
          <w:szCs w:val="28"/>
        </w:rPr>
        <w:t>Конспекты лекций ИТМО на тему «</w:t>
      </w:r>
      <w:r>
        <w:rPr>
          <w:rFonts w:ascii="Times New Roman" w:hAnsi="Times New Roman" w:cs="Times New Roman"/>
          <w:sz w:val="28"/>
          <w:szCs w:val="28"/>
          <w:lang w:val="en-US"/>
        </w:rPr>
        <w:t>SSL</w:t>
      </w:r>
      <w:r w:rsidRPr="00BE08B8">
        <w:rPr>
          <w:rFonts w:ascii="Times New Roman" w:hAnsi="Times New Roman" w:cs="Times New Roman"/>
          <w:sz w:val="28"/>
          <w:szCs w:val="28"/>
        </w:rPr>
        <w:t>/</w:t>
      </w:r>
      <w:r>
        <w:rPr>
          <w:rFonts w:ascii="Times New Roman" w:hAnsi="Times New Roman" w:cs="Times New Roman"/>
          <w:sz w:val="28"/>
          <w:szCs w:val="28"/>
          <w:lang w:val="en-US"/>
        </w:rPr>
        <w:t>TLS</w:t>
      </w:r>
      <w:r>
        <w:rPr>
          <w:rFonts w:ascii="Times New Roman" w:hAnsi="Times New Roman" w:cs="Times New Roman"/>
          <w:sz w:val="28"/>
          <w:szCs w:val="28"/>
        </w:rPr>
        <w:t>»</w:t>
      </w:r>
      <w:r w:rsidRPr="00BE08B8">
        <w:rPr>
          <w:rFonts w:ascii="Times New Roman" w:hAnsi="Times New Roman" w:cs="Times New Roman"/>
          <w:sz w:val="28"/>
          <w:szCs w:val="28"/>
        </w:rPr>
        <w:t xml:space="preserve">: </w:t>
      </w:r>
      <w:hyperlink r:id="rId25" w:history="1">
        <w:r w:rsidRPr="00BC43B8">
          <w:rPr>
            <w:rStyle w:val="Hyperlink"/>
            <w:rFonts w:ascii="Times New Roman" w:hAnsi="Times New Roman" w:cs="Times New Roman"/>
            <w:sz w:val="28"/>
            <w:szCs w:val="28"/>
            <w:lang w:val="en-US"/>
          </w:rPr>
          <w:t>https</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neerc</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ifmo</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ru</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wiki</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index</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php</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title</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SSL</w:t>
        </w:r>
        <w:r w:rsidRPr="00BC43B8">
          <w:rPr>
            <w:rStyle w:val="Hyperlink"/>
            <w:rFonts w:ascii="Times New Roman" w:hAnsi="Times New Roman" w:cs="Times New Roman"/>
            <w:sz w:val="28"/>
            <w:szCs w:val="28"/>
          </w:rPr>
          <w:t>/</w:t>
        </w:r>
        <w:r w:rsidRPr="00BC43B8">
          <w:rPr>
            <w:rStyle w:val="Hyperlink"/>
            <w:rFonts w:ascii="Times New Roman" w:hAnsi="Times New Roman" w:cs="Times New Roman"/>
            <w:sz w:val="28"/>
            <w:szCs w:val="28"/>
            <w:lang w:val="en-US"/>
          </w:rPr>
          <w:t>TLS</w:t>
        </w:r>
      </w:hyperlink>
      <w:r w:rsidRPr="00BE08B8">
        <w:rPr>
          <w:rFonts w:ascii="Times New Roman" w:hAnsi="Times New Roman" w:cs="Times New Roman"/>
          <w:sz w:val="28"/>
          <w:szCs w:val="28"/>
        </w:rPr>
        <w:t xml:space="preserve"> </w:t>
      </w:r>
    </w:p>
    <w:p w14:paraId="76CFCC0C" w14:textId="77777777" w:rsidR="00DC5C8A" w:rsidRPr="00DC5C8A" w:rsidRDefault="00DC5C8A" w:rsidP="00DC5C8A">
      <w:pPr>
        <w:spacing w:after="49" w:line="247" w:lineRule="auto"/>
        <w:ind w:left="360" w:firstLine="0"/>
        <w:jc w:val="left"/>
        <w:rPr>
          <w:rFonts w:ascii="Times New Roman" w:hAnsi="Times New Roman" w:cs="Times New Roman"/>
          <w:sz w:val="28"/>
          <w:szCs w:val="28"/>
        </w:rPr>
      </w:pPr>
    </w:p>
    <w:sectPr w:rsidR="00DC5C8A" w:rsidRPr="00DC5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194"/>
    <w:multiLevelType w:val="hybridMultilevel"/>
    <w:tmpl w:val="FD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D0F2F"/>
    <w:multiLevelType w:val="hybridMultilevel"/>
    <w:tmpl w:val="9EBABFBE"/>
    <w:lvl w:ilvl="0" w:tplc="7FA0A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77232C"/>
    <w:multiLevelType w:val="hybridMultilevel"/>
    <w:tmpl w:val="FC9EF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6C0A78"/>
    <w:multiLevelType w:val="hybridMultilevel"/>
    <w:tmpl w:val="B0367D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6031E8E"/>
    <w:multiLevelType w:val="hybridMultilevel"/>
    <w:tmpl w:val="60785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4085B"/>
    <w:multiLevelType w:val="hybridMultilevel"/>
    <w:tmpl w:val="74ECF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ED04AE"/>
    <w:multiLevelType w:val="hybridMultilevel"/>
    <w:tmpl w:val="97D09D50"/>
    <w:lvl w:ilvl="0" w:tplc="5A2017A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0562A5"/>
    <w:multiLevelType w:val="hybridMultilevel"/>
    <w:tmpl w:val="23F86DAA"/>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B727FB6"/>
    <w:multiLevelType w:val="hybridMultilevel"/>
    <w:tmpl w:val="8BC44ED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 w15:restartNumberingAfterBreak="0">
    <w:nsid w:val="2FB62471"/>
    <w:multiLevelType w:val="hybridMultilevel"/>
    <w:tmpl w:val="52F603E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36DF38CB"/>
    <w:multiLevelType w:val="hybridMultilevel"/>
    <w:tmpl w:val="16E0D8AE"/>
    <w:lvl w:ilvl="0" w:tplc="0409000F">
      <w:start w:val="1"/>
      <w:numFmt w:val="decimal"/>
      <w:lvlText w:val="%1."/>
      <w:lvlJc w:val="left"/>
      <w:pPr>
        <w:ind w:left="1885" w:hanging="360"/>
      </w:pPr>
    </w:lvl>
    <w:lvl w:ilvl="1" w:tplc="04090019">
      <w:start w:val="1"/>
      <w:numFmt w:val="lowerLetter"/>
      <w:lvlText w:val="%2."/>
      <w:lvlJc w:val="left"/>
      <w:pPr>
        <w:ind w:left="2605" w:hanging="360"/>
      </w:pPr>
    </w:lvl>
    <w:lvl w:ilvl="2" w:tplc="0409001B" w:tentative="1">
      <w:start w:val="1"/>
      <w:numFmt w:val="lowerRoman"/>
      <w:lvlText w:val="%3."/>
      <w:lvlJc w:val="right"/>
      <w:pPr>
        <w:ind w:left="3325" w:hanging="180"/>
      </w:pPr>
    </w:lvl>
    <w:lvl w:ilvl="3" w:tplc="0409000F" w:tentative="1">
      <w:start w:val="1"/>
      <w:numFmt w:val="decimal"/>
      <w:lvlText w:val="%4."/>
      <w:lvlJc w:val="left"/>
      <w:pPr>
        <w:ind w:left="4045" w:hanging="360"/>
      </w:pPr>
    </w:lvl>
    <w:lvl w:ilvl="4" w:tplc="04090019" w:tentative="1">
      <w:start w:val="1"/>
      <w:numFmt w:val="lowerLetter"/>
      <w:lvlText w:val="%5."/>
      <w:lvlJc w:val="left"/>
      <w:pPr>
        <w:ind w:left="4765" w:hanging="360"/>
      </w:pPr>
    </w:lvl>
    <w:lvl w:ilvl="5" w:tplc="0409001B" w:tentative="1">
      <w:start w:val="1"/>
      <w:numFmt w:val="lowerRoman"/>
      <w:lvlText w:val="%6."/>
      <w:lvlJc w:val="right"/>
      <w:pPr>
        <w:ind w:left="5485" w:hanging="180"/>
      </w:pPr>
    </w:lvl>
    <w:lvl w:ilvl="6" w:tplc="0409000F" w:tentative="1">
      <w:start w:val="1"/>
      <w:numFmt w:val="decimal"/>
      <w:lvlText w:val="%7."/>
      <w:lvlJc w:val="left"/>
      <w:pPr>
        <w:ind w:left="6205" w:hanging="360"/>
      </w:pPr>
    </w:lvl>
    <w:lvl w:ilvl="7" w:tplc="04090019" w:tentative="1">
      <w:start w:val="1"/>
      <w:numFmt w:val="lowerLetter"/>
      <w:lvlText w:val="%8."/>
      <w:lvlJc w:val="left"/>
      <w:pPr>
        <w:ind w:left="6925" w:hanging="360"/>
      </w:pPr>
    </w:lvl>
    <w:lvl w:ilvl="8" w:tplc="0409001B" w:tentative="1">
      <w:start w:val="1"/>
      <w:numFmt w:val="lowerRoman"/>
      <w:lvlText w:val="%9."/>
      <w:lvlJc w:val="right"/>
      <w:pPr>
        <w:ind w:left="7645" w:hanging="180"/>
      </w:pPr>
    </w:lvl>
  </w:abstractNum>
  <w:abstractNum w:abstractNumId="11" w15:restartNumberingAfterBreak="0">
    <w:nsid w:val="37487418"/>
    <w:multiLevelType w:val="hybridMultilevel"/>
    <w:tmpl w:val="FAB23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82774BC"/>
    <w:multiLevelType w:val="hybridMultilevel"/>
    <w:tmpl w:val="BB0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40D4C"/>
    <w:multiLevelType w:val="hybridMultilevel"/>
    <w:tmpl w:val="362A5B60"/>
    <w:lvl w:ilvl="0" w:tplc="FDC282B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3D122DDF"/>
    <w:multiLevelType w:val="hybridMultilevel"/>
    <w:tmpl w:val="AA4EF624"/>
    <w:lvl w:ilvl="0" w:tplc="643EF786">
      <w:start w:val="1"/>
      <w:numFmt w:val="bullet"/>
      <w:lvlText w:val=""/>
      <w:lvlJc w:val="left"/>
      <w:pPr>
        <w:ind w:left="1146" w:hanging="360"/>
      </w:pPr>
      <w:rPr>
        <w:rFonts w:ascii="Symbol" w:hAnsi="Symbol" w:hint="default"/>
        <w:sz w:val="28"/>
        <w:szCs w:val="28"/>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44BE6085"/>
    <w:multiLevelType w:val="hybridMultilevel"/>
    <w:tmpl w:val="57B07B5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 w15:restartNumberingAfterBreak="0">
    <w:nsid w:val="47BB0851"/>
    <w:multiLevelType w:val="hybridMultilevel"/>
    <w:tmpl w:val="79A4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5B6D55"/>
    <w:multiLevelType w:val="hybridMultilevel"/>
    <w:tmpl w:val="E7DA5196"/>
    <w:lvl w:ilvl="0" w:tplc="773CD990">
      <w:start w:val="1"/>
      <w:numFmt w:val="decimal"/>
      <w:lvlText w:val="%1."/>
      <w:lvlJc w:val="left"/>
      <w:pPr>
        <w:ind w:left="345" w:hanging="360"/>
      </w:pPr>
      <w:rPr>
        <w:rFonts w:hint="default"/>
        <w:u w:val="none"/>
      </w:rPr>
    </w:lvl>
    <w:lvl w:ilvl="1" w:tplc="04190019" w:tentative="1">
      <w:start w:val="1"/>
      <w:numFmt w:val="lowerLetter"/>
      <w:lvlText w:val="%2."/>
      <w:lvlJc w:val="left"/>
      <w:pPr>
        <w:ind w:left="1065" w:hanging="360"/>
      </w:pPr>
    </w:lvl>
    <w:lvl w:ilvl="2" w:tplc="0419001B" w:tentative="1">
      <w:start w:val="1"/>
      <w:numFmt w:val="lowerRoman"/>
      <w:lvlText w:val="%3."/>
      <w:lvlJc w:val="right"/>
      <w:pPr>
        <w:ind w:left="1785" w:hanging="180"/>
      </w:pPr>
    </w:lvl>
    <w:lvl w:ilvl="3" w:tplc="0419000F" w:tentative="1">
      <w:start w:val="1"/>
      <w:numFmt w:val="decimal"/>
      <w:lvlText w:val="%4."/>
      <w:lvlJc w:val="left"/>
      <w:pPr>
        <w:ind w:left="2505" w:hanging="360"/>
      </w:pPr>
    </w:lvl>
    <w:lvl w:ilvl="4" w:tplc="04190019" w:tentative="1">
      <w:start w:val="1"/>
      <w:numFmt w:val="lowerLetter"/>
      <w:lvlText w:val="%5."/>
      <w:lvlJc w:val="left"/>
      <w:pPr>
        <w:ind w:left="3225" w:hanging="360"/>
      </w:pPr>
    </w:lvl>
    <w:lvl w:ilvl="5" w:tplc="0419001B" w:tentative="1">
      <w:start w:val="1"/>
      <w:numFmt w:val="lowerRoman"/>
      <w:lvlText w:val="%6."/>
      <w:lvlJc w:val="right"/>
      <w:pPr>
        <w:ind w:left="3945" w:hanging="180"/>
      </w:pPr>
    </w:lvl>
    <w:lvl w:ilvl="6" w:tplc="0419000F" w:tentative="1">
      <w:start w:val="1"/>
      <w:numFmt w:val="decimal"/>
      <w:lvlText w:val="%7."/>
      <w:lvlJc w:val="left"/>
      <w:pPr>
        <w:ind w:left="4665" w:hanging="360"/>
      </w:pPr>
    </w:lvl>
    <w:lvl w:ilvl="7" w:tplc="04190019" w:tentative="1">
      <w:start w:val="1"/>
      <w:numFmt w:val="lowerLetter"/>
      <w:lvlText w:val="%8."/>
      <w:lvlJc w:val="left"/>
      <w:pPr>
        <w:ind w:left="5385" w:hanging="360"/>
      </w:pPr>
    </w:lvl>
    <w:lvl w:ilvl="8" w:tplc="0419001B" w:tentative="1">
      <w:start w:val="1"/>
      <w:numFmt w:val="lowerRoman"/>
      <w:lvlText w:val="%9."/>
      <w:lvlJc w:val="right"/>
      <w:pPr>
        <w:ind w:left="6105" w:hanging="180"/>
      </w:pPr>
    </w:lvl>
  </w:abstractNum>
  <w:abstractNum w:abstractNumId="18" w15:restartNumberingAfterBreak="0">
    <w:nsid w:val="562177A1"/>
    <w:multiLevelType w:val="hybridMultilevel"/>
    <w:tmpl w:val="3FEA3E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F97A1D"/>
    <w:multiLevelType w:val="hybridMultilevel"/>
    <w:tmpl w:val="5A9A6250"/>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20" w15:restartNumberingAfterBreak="0">
    <w:nsid w:val="5D2B75E3"/>
    <w:multiLevelType w:val="hybridMultilevel"/>
    <w:tmpl w:val="BFC8F98E"/>
    <w:lvl w:ilvl="0" w:tplc="0409000F">
      <w:start w:val="1"/>
      <w:numFmt w:val="decimal"/>
      <w:lvlText w:val="%1."/>
      <w:lvlJc w:val="left"/>
      <w:pPr>
        <w:ind w:left="929" w:hanging="360"/>
      </w:p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21" w15:restartNumberingAfterBreak="0">
    <w:nsid w:val="5EDE3501"/>
    <w:multiLevelType w:val="hybridMultilevel"/>
    <w:tmpl w:val="BCDCC3D0"/>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22" w15:restartNumberingAfterBreak="0">
    <w:nsid w:val="60F61173"/>
    <w:multiLevelType w:val="hybridMultilevel"/>
    <w:tmpl w:val="46966E6A"/>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23" w15:restartNumberingAfterBreak="0">
    <w:nsid w:val="61A843BD"/>
    <w:multiLevelType w:val="hybridMultilevel"/>
    <w:tmpl w:val="DD3A744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673B1E88"/>
    <w:multiLevelType w:val="hybridMultilevel"/>
    <w:tmpl w:val="013842C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699A0C5B"/>
    <w:multiLevelType w:val="hybridMultilevel"/>
    <w:tmpl w:val="B16641D6"/>
    <w:lvl w:ilvl="0" w:tplc="28BE5730">
      <w:start w:val="1"/>
      <w:numFmt w:val="decimal"/>
      <w:lvlText w:val="%1."/>
      <w:lvlJc w:val="left"/>
      <w:pPr>
        <w:ind w:left="1279" w:hanging="360"/>
      </w:pPr>
      <w:rPr>
        <w:rFonts w:hint="default"/>
        <w:i w:val="0"/>
        <w:iCs/>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26" w15:restartNumberingAfterBreak="0">
    <w:nsid w:val="6AC97488"/>
    <w:multiLevelType w:val="hybridMultilevel"/>
    <w:tmpl w:val="8E18CBA8"/>
    <w:lvl w:ilvl="0" w:tplc="5A2017AC">
      <w:start w:val="1"/>
      <w:numFmt w:val="decimal"/>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D541BE"/>
    <w:multiLevelType w:val="hybridMultilevel"/>
    <w:tmpl w:val="EB4A3238"/>
    <w:lvl w:ilvl="0" w:tplc="60B2E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38581E"/>
    <w:multiLevelType w:val="hybridMultilevel"/>
    <w:tmpl w:val="1B7A7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600E8"/>
    <w:multiLevelType w:val="hybridMultilevel"/>
    <w:tmpl w:val="F4CE27F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7D74B8C"/>
    <w:multiLevelType w:val="hybridMultilevel"/>
    <w:tmpl w:val="DF1EFEB6"/>
    <w:lvl w:ilvl="0" w:tplc="5A2017AC">
      <w:start w:val="1"/>
      <w:numFmt w:val="decimal"/>
      <w:lvlText w:val="%1."/>
      <w:lvlJc w:val="left"/>
      <w:pPr>
        <w:ind w:left="180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314B35"/>
    <w:multiLevelType w:val="hybridMultilevel"/>
    <w:tmpl w:val="2D36DED4"/>
    <w:lvl w:ilvl="0" w:tplc="FB847E56">
      <w:start w:val="1"/>
      <w:numFmt w:val="decimal"/>
      <w:lvlText w:val="%1."/>
      <w:lvlJc w:val="left"/>
      <w:pPr>
        <w:ind w:left="559" w:hanging="360"/>
      </w:pPr>
      <w:rPr>
        <w:rFonts w:hint="default"/>
        <w:i w:val="0"/>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32" w15:restartNumberingAfterBreak="0">
    <w:nsid w:val="7DCE0D6C"/>
    <w:multiLevelType w:val="hybridMultilevel"/>
    <w:tmpl w:val="C12AE894"/>
    <w:lvl w:ilvl="0" w:tplc="12968520">
      <w:start w:val="1"/>
      <w:numFmt w:val="decimal"/>
      <w:pStyle w:val="Heading1"/>
      <w:lvlText w:val="%1"/>
      <w:lvlJc w:val="left"/>
      <w:pPr>
        <w:ind w:left="10" w:firstLine="0"/>
      </w:pPr>
      <w:rPr>
        <w:rFonts w:ascii="Times New Roman" w:eastAsia="Calibri" w:hAnsi="Times New Roman" w:cs="Times New Roman" w:hint="default"/>
        <w:b/>
        <w:bCs/>
        <w:i w:val="0"/>
        <w:strike w:val="0"/>
        <w:dstrike w:val="0"/>
        <w:color w:val="000000"/>
        <w:sz w:val="36"/>
        <w:szCs w:val="36"/>
        <w:u w:val="none" w:color="000000"/>
        <w:effect w:val="none"/>
        <w:bdr w:val="none" w:sz="0" w:space="0" w:color="auto" w:frame="1"/>
        <w:vertAlign w:val="baseline"/>
      </w:rPr>
    </w:lvl>
    <w:lvl w:ilvl="1" w:tplc="6F9E8124">
      <w:start w:val="1"/>
      <w:numFmt w:val="lowerLetter"/>
      <w:lvlText w:val="%2"/>
      <w:lvlJc w:val="left"/>
      <w:pPr>
        <w:ind w:left="119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2" w:tplc="C602B054">
      <w:start w:val="1"/>
      <w:numFmt w:val="lowerRoman"/>
      <w:lvlText w:val="%3"/>
      <w:lvlJc w:val="left"/>
      <w:pPr>
        <w:ind w:left="191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3" w:tplc="0EA08000">
      <w:start w:val="1"/>
      <w:numFmt w:val="decimal"/>
      <w:lvlText w:val="%4"/>
      <w:lvlJc w:val="left"/>
      <w:pPr>
        <w:ind w:left="263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4" w:tplc="DF8CAC68">
      <w:start w:val="1"/>
      <w:numFmt w:val="lowerLetter"/>
      <w:lvlText w:val="%5"/>
      <w:lvlJc w:val="left"/>
      <w:pPr>
        <w:ind w:left="335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5" w:tplc="A7A28140">
      <w:start w:val="1"/>
      <w:numFmt w:val="lowerRoman"/>
      <w:lvlText w:val="%6"/>
      <w:lvlJc w:val="left"/>
      <w:pPr>
        <w:ind w:left="407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6" w:tplc="0E80961A">
      <w:start w:val="1"/>
      <w:numFmt w:val="decimal"/>
      <w:lvlText w:val="%7"/>
      <w:lvlJc w:val="left"/>
      <w:pPr>
        <w:ind w:left="479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7" w:tplc="D0063336">
      <w:start w:val="1"/>
      <w:numFmt w:val="lowerLetter"/>
      <w:lvlText w:val="%8"/>
      <w:lvlJc w:val="left"/>
      <w:pPr>
        <w:ind w:left="551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8" w:tplc="E4FE76F0">
      <w:start w:val="1"/>
      <w:numFmt w:val="lowerRoman"/>
      <w:lvlText w:val="%9"/>
      <w:lvlJc w:val="left"/>
      <w:pPr>
        <w:ind w:left="623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9"/>
  </w:num>
  <w:num w:numId="4">
    <w:abstractNumId w:val="14"/>
  </w:num>
  <w:num w:numId="5">
    <w:abstractNumId w:val="24"/>
  </w:num>
  <w:num w:numId="6">
    <w:abstractNumId w:val="9"/>
  </w:num>
  <w:num w:numId="7">
    <w:abstractNumId w:val="7"/>
  </w:num>
  <w:num w:numId="8">
    <w:abstractNumId w:val="23"/>
  </w:num>
  <w:num w:numId="9">
    <w:abstractNumId w:val="13"/>
  </w:num>
  <w:num w:numId="10">
    <w:abstractNumId w:val="17"/>
  </w:num>
  <w:num w:numId="11">
    <w:abstractNumId w:val="8"/>
  </w:num>
  <w:num w:numId="12">
    <w:abstractNumId w:val="0"/>
  </w:num>
  <w:num w:numId="13">
    <w:abstractNumId w:val="31"/>
  </w:num>
  <w:num w:numId="14">
    <w:abstractNumId w:val="32"/>
  </w:num>
  <w:num w:numId="15">
    <w:abstractNumId w:val="5"/>
  </w:num>
  <w:num w:numId="16">
    <w:abstractNumId w:val="16"/>
  </w:num>
  <w:num w:numId="17">
    <w:abstractNumId w:val="6"/>
  </w:num>
  <w:num w:numId="18">
    <w:abstractNumId w:val="30"/>
  </w:num>
  <w:num w:numId="19">
    <w:abstractNumId w:val="26"/>
  </w:num>
  <w:num w:numId="20">
    <w:abstractNumId w:val="1"/>
  </w:num>
  <w:num w:numId="21">
    <w:abstractNumId w:val="15"/>
  </w:num>
  <w:num w:numId="22">
    <w:abstractNumId w:val="25"/>
  </w:num>
  <w:num w:numId="23">
    <w:abstractNumId w:val="27"/>
  </w:num>
  <w:num w:numId="24">
    <w:abstractNumId w:val="11"/>
  </w:num>
  <w:num w:numId="25">
    <w:abstractNumId w:val="18"/>
  </w:num>
  <w:num w:numId="26">
    <w:abstractNumId w:val="3"/>
  </w:num>
  <w:num w:numId="27">
    <w:abstractNumId w:val="20"/>
  </w:num>
  <w:num w:numId="28">
    <w:abstractNumId w:val="19"/>
  </w:num>
  <w:num w:numId="29">
    <w:abstractNumId w:val="10"/>
  </w:num>
  <w:num w:numId="30">
    <w:abstractNumId w:val="2"/>
  </w:num>
  <w:num w:numId="31">
    <w:abstractNumId w:val="12"/>
  </w:num>
  <w:num w:numId="32">
    <w:abstractNumId w:val="21"/>
  </w:num>
  <w:num w:numId="33">
    <w:abstractNumId w:val="28"/>
  </w:num>
  <w:num w:numId="3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лексей Гришин">
    <w15:presenceInfo w15:providerId="Windows Live" w15:userId="34d2afb8ef54f9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FBE"/>
    <w:rsid w:val="00030A5E"/>
    <w:rsid w:val="00057CD6"/>
    <w:rsid w:val="000603A1"/>
    <w:rsid w:val="00081ABA"/>
    <w:rsid w:val="00090F36"/>
    <w:rsid w:val="000C5D9A"/>
    <w:rsid w:val="000C6886"/>
    <w:rsid w:val="000E1863"/>
    <w:rsid w:val="000F587D"/>
    <w:rsid w:val="001A1F5B"/>
    <w:rsid w:val="001A24AE"/>
    <w:rsid w:val="001C2F9E"/>
    <w:rsid w:val="001D28E2"/>
    <w:rsid w:val="001E2EEA"/>
    <w:rsid w:val="001E5584"/>
    <w:rsid w:val="001F2668"/>
    <w:rsid w:val="0022700B"/>
    <w:rsid w:val="00262798"/>
    <w:rsid w:val="00265781"/>
    <w:rsid w:val="0029726E"/>
    <w:rsid w:val="002A41D5"/>
    <w:rsid w:val="002C0161"/>
    <w:rsid w:val="002C6C7E"/>
    <w:rsid w:val="002F033A"/>
    <w:rsid w:val="002F4857"/>
    <w:rsid w:val="00303DB8"/>
    <w:rsid w:val="00320225"/>
    <w:rsid w:val="00323D6F"/>
    <w:rsid w:val="003341DE"/>
    <w:rsid w:val="00340F99"/>
    <w:rsid w:val="00345D2C"/>
    <w:rsid w:val="003556A1"/>
    <w:rsid w:val="00366AA0"/>
    <w:rsid w:val="003704BA"/>
    <w:rsid w:val="00372ACA"/>
    <w:rsid w:val="003846D7"/>
    <w:rsid w:val="003C540F"/>
    <w:rsid w:val="003F0C9D"/>
    <w:rsid w:val="004366B4"/>
    <w:rsid w:val="0044312B"/>
    <w:rsid w:val="00444C9A"/>
    <w:rsid w:val="00456950"/>
    <w:rsid w:val="00471338"/>
    <w:rsid w:val="00476941"/>
    <w:rsid w:val="004959E2"/>
    <w:rsid w:val="004B2029"/>
    <w:rsid w:val="004C7817"/>
    <w:rsid w:val="004E205A"/>
    <w:rsid w:val="004F284A"/>
    <w:rsid w:val="004F4723"/>
    <w:rsid w:val="004F7B25"/>
    <w:rsid w:val="00531164"/>
    <w:rsid w:val="005355E3"/>
    <w:rsid w:val="005425E0"/>
    <w:rsid w:val="00554AFD"/>
    <w:rsid w:val="0056365C"/>
    <w:rsid w:val="00574A77"/>
    <w:rsid w:val="005838E8"/>
    <w:rsid w:val="005873A2"/>
    <w:rsid w:val="0059414B"/>
    <w:rsid w:val="005B1CEC"/>
    <w:rsid w:val="005B2032"/>
    <w:rsid w:val="005C3D39"/>
    <w:rsid w:val="005D0BDE"/>
    <w:rsid w:val="005D4921"/>
    <w:rsid w:val="005E6776"/>
    <w:rsid w:val="005F338A"/>
    <w:rsid w:val="0061315A"/>
    <w:rsid w:val="006270E9"/>
    <w:rsid w:val="006442A0"/>
    <w:rsid w:val="00663298"/>
    <w:rsid w:val="00671CE4"/>
    <w:rsid w:val="00674E92"/>
    <w:rsid w:val="00677A37"/>
    <w:rsid w:val="006B0B02"/>
    <w:rsid w:val="006B6B61"/>
    <w:rsid w:val="006C6AF3"/>
    <w:rsid w:val="006F1D50"/>
    <w:rsid w:val="006F41C6"/>
    <w:rsid w:val="006F6071"/>
    <w:rsid w:val="006F6762"/>
    <w:rsid w:val="007665C2"/>
    <w:rsid w:val="0077319A"/>
    <w:rsid w:val="00795815"/>
    <w:rsid w:val="007A2543"/>
    <w:rsid w:val="007A2D71"/>
    <w:rsid w:val="007A72C6"/>
    <w:rsid w:val="007B38AE"/>
    <w:rsid w:val="007C2F7B"/>
    <w:rsid w:val="007D73AD"/>
    <w:rsid w:val="008079D9"/>
    <w:rsid w:val="008146D8"/>
    <w:rsid w:val="00840332"/>
    <w:rsid w:val="00846447"/>
    <w:rsid w:val="0088294A"/>
    <w:rsid w:val="00885DC2"/>
    <w:rsid w:val="00895891"/>
    <w:rsid w:val="008A2B09"/>
    <w:rsid w:val="008A301D"/>
    <w:rsid w:val="008A3959"/>
    <w:rsid w:val="008A4640"/>
    <w:rsid w:val="008D1E79"/>
    <w:rsid w:val="008D7DE2"/>
    <w:rsid w:val="008F791D"/>
    <w:rsid w:val="009407B6"/>
    <w:rsid w:val="00995394"/>
    <w:rsid w:val="009B14A2"/>
    <w:rsid w:val="009B14BE"/>
    <w:rsid w:val="009C0FBE"/>
    <w:rsid w:val="009C2A44"/>
    <w:rsid w:val="009E0602"/>
    <w:rsid w:val="009F3786"/>
    <w:rsid w:val="00A22284"/>
    <w:rsid w:val="00A630AE"/>
    <w:rsid w:val="00A77B49"/>
    <w:rsid w:val="00A82D65"/>
    <w:rsid w:val="00AD4F5E"/>
    <w:rsid w:val="00AE67FC"/>
    <w:rsid w:val="00B14C88"/>
    <w:rsid w:val="00B23186"/>
    <w:rsid w:val="00B32660"/>
    <w:rsid w:val="00B55335"/>
    <w:rsid w:val="00BA56A5"/>
    <w:rsid w:val="00BB5492"/>
    <w:rsid w:val="00BD2B4D"/>
    <w:rsid w:val="00BD6FED"/>
    <w:rsid w:val="00BE08B8"/>
    <w:rsid w:val="00BE796C"/>
    <w:rsid w:val="00C016CB"/>
    <w:rsid w:val="00C46CFA"/>
    <w:rsid w:val="00C51D6E"/>
    <w:rsid w:val="00C619CD"/>
    <w:rsid w:val="00CA4A54"/>
    <w:rsid w:val="00CC2409"/>
    <w:rsid w:val="00CD3A8D"/>
    <w:rsid w:val="00CE2B83"/>
    <w:rsid w:val="00CF1899"/>
    <w:rsid w:val="00D42738"/>
    <w:rsid w:val="00D82810"/>
    <w:rsid w:val="00DB25DC"/>
    <w:rsid w:val="00DC589F"/>
    <w:rsid w:val="00DC5C8A"/>
    <w:rsid w:val="00DD56C9"/>
    <w:rsid w:val="00DF104E"/>
    <w:rsid w:val="00E029A8"/>
    <w:rsid w:val="00E30215"/>
    <w:rsid w:val="00E42181"/>
    <w:rsid w:val="00E57DD5"/>
    <w:rsid w:val="00E75C84"/>
    <w:rsid w:val="00E83B40"/>
    <w:rsid w:val="00E951E2"/>
    <w:rsid w:val="00EA0700"/>
    <w:rsid w:val="00EA30CB"/>
    <w:rsid w:val="00EC3771"/>
    <w:rsid w:val="00EC6AA8"/>
    <w:rsid w:val="00ED3173"/>
    <w:rsid w:val="00F2352B"/>
    <w:rsid w:val="00F2550D"/>
    <w:rsid w:val="00F54292"/>
    <w:rsid w:val="00F57270"/>
    <w:rsid w:val="00F66D4F"/>
    <w:rsid w:val="00F67F53"/>
    <w:rsid w:val="00F83036"/>
    <w:rsid w:val="00FE669F"/>
    <w:rsid w:val="00FE7B33"/>
    <w:rsid w:val="00FF49BF"/>
    <w:rsid w:val="00FF5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982A"/>
  <w15:chartTrackingRefBased/>
  <w15:docId w15:val="{B252DB48-A737-480A-8E31-58D48728E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447"/>
    <w:pPr>
      <w:spacing w:after="10" w:line="268" w:lineRule="auto"/>
      <w:ind w:left="209" w:hanging="10"/>
      <w:jc w:val="both"/>
    </w:pPr>
    <w:rPr>
      <w:rFonts w:ascii="Calibri" w:eastAsia="Calibri" w:hAnsi="Calibri" w:cs="Calibri"/>
      <w:color w:val="000000"/>
      <w:sz w:val="20"/>
      <w:lang w:val="ru-RU" w:eastAsia="ru-RU"/>
    </w:rPr>
  </w:style>
  <w:style w:type="paragraph" w:styleId="Heading1">
    <w:name w:val="heading 1"/>
    <w:next w:val="Normal"/>
    <w:link w:val="Heading1Char"/>
    <w:uiPriority w:val="9"/>
    <w:qFormat/>
    <w:rsid w:val="002F033A"/>
    <w:pPr>
      <w:keepNext/>
      <w:keepLines/>
      <w:numPr>
        <w:numId w:val="1"/>
      </w:numPr>
      <w:spacing w:after="140" w:line="264" w:lineRule="auto"/>
      <w:ind w:hanging="10"/>
      <w:outlineLvl w:val="0"/>
    </w:pPr>
    <w:rPr>
      <w:rFonts w:ascii="Calibri" w:eastAsia="Calibri" w:hAnsi="Calibri" w:cs="Calibri"/>
      <w:color w:val="000000"/>
      <w:sz w:val="34"/>
      <w:lang w:val="ru-RU" w:eastAsia="ru-RU"/>
    </w:rPr>
  </w:style>
  <w:style w:type="paragraph" w:styleId="Heading2">
    <w:name w:val="heading 2"/>
    <w:basedOn w:val="Normal"/>
    <w:next w:val="Normal"/>
    <w:link w:val="Heading2Char"/>
    <w:uiPriority w:val="9"/>
    <w:unhideWhenUsed/>
    <w:qFormat/>
    <w:rsid w:val="007D73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14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33A"/>
    <w:rPr>
      <w:rFonts w:ascii="Calibri" w:eastAsia="Calibri" w:hAnsi="Calibri" w:cs="Calibri"/>
      <w:color w:val="000000"/>
      <w:sz w:val="34"/>
      <w:lang w:val="ru-RU" w:eastAsia="ru-RU"/>
    </w:rPr>
  </w:style>
  <w:style w:type="paragraph" w:styleId="ListParagraph">
    <w:name w:val="List Paragraph"/>
    <w:basedOn w:val="Normal"/>
    <w:uiPriority w:val="34"/>
    <w:qFormat/>
    <w:rsid w:val="006B0B02"/>
    <w:pPr>
      <w:ind w:left="720"/>
      <w:contextualSpacing/>
    </w:pPr>
  </w:style>
  <w:style w:type="character" w:customStyle="1" w:styleId="Heading2Char">
    <w:name w:val="Heading 2 Char"/>
    <w:basedOn w:val="DefaultParagraphFont"/>
    <w:link w:val="Heading2"/>
    <w:uiPriority w:val="9"/>
    <w:rsid w:val="007D73AD"/>
    <w:rPr>
      <w:rFonts w:asciiTheme="majorHAnsi" w:eastAsiaTheme="majorEastAsia" w:hAnsiTheme="majorHAnsi" w:cstheme="majorBidi"/>
      <w:color w:val="2E74B5" w:themeColor="accent1" w:themeShade="BF"/>
      <w:sz w:val="26"/>
      <w:szCs w:val="26"/>
      <w:lang w:val="ru-RU" w:eastAsia="ru-RU"/>
    </w:rPr>
  </w:style>
  <w:style w:type="character" w:styleId="Hyperlink">
    <w:name w:val="Hyperlink"/>
    <w:basedOn w:val="DefaultParagraphFont"/>
    <w:uiPriority w:val="99"/>
    <w:unhideWhenUsed/>
    <w:rsid w:val="007665C2"/>
    <w:rPr>
      <w:color w:val="0563C1" w:themeColor="hyperlink"/>
      <w:u w:val="single"/>
    </w:rPr>
  </w:style>
  <w:style w:type="character" w:styleId="UnresolvedMention">
    <w:name w:val="Unresolved Mention"/>
    <w:basedOn w:val="DefaultParagraphFont"/>
    <w:uiPriority w:val="99"/>
    <w:semiHidden/>
    <w:unhideWhenUsed/>
    <w:rsid w:val="007665C2"/>
    <w:rPr>
      <w:color w:val="605E5C"/>
      <w:shd w:val="clear" w:color="auto" w:fill="E1DFDD"/>
    </w:rPr>
  </w:style>
  <w:style w:type="character" w:styleId="FollowedHyperlink">
    <w:name w:val="FollowedHyperlink"/>
    <w:basedOn w:val="DefaultParagraphFont"/>
    <w:uiPriority w:val="99"/>
    <w:semiHidden/>
    <w:unhideWhenUsed/>
    <w:rsid w:val="007665C2"/>
    <w:rPr>
      <w:color w:val="954F72" w:themeColor="followedHyperlink"/>
      <w:u w:val="single"/>
    </w:rPr>
  </w:style>
  <w:style w:type="table" w:styleId="TableGrid">
    <w:name w:val="Table Grid"/>
    <w:basedOn w:val="TableNormal"/>
    <w:uiPriority w:val="39"/>
    <w:rsid w:val="00B14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14C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0F0F0"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5">
    <w:name w:val="Grid Table 3 Accent 5"/>
    <w:basedOn w:val="TableNormal"/>
    <w:uiPriority w:val="48"/>
    <w:rsid w:val="005D0BD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0F0F0" w:themeFill="background1"/>
      </w:tcPr>
    </w:tblStylePr>
    <w:tblStylePr w:type="lastRow">
      <w:rPr>
        <w:b/>
        <w:bCs/>
      </w:rPr>
      <w:tblPr/>
      <w:tcPr>
        <w:tcBorders>
          <w:left w:val="nil"/>
          <w:bottom w:val="nil"/>
          <w:right w:val="nil"/>
          <w:insideH w:val="nil"/>
          <w:insideV w:val="nil"/>
        </w:tcBorders>
        <w:shd w:val="clear" w:color="auto" w:fill="F0F0F0" w:themeFill="background1"/>
      </w:tcPr>
    </w:tblStylePr>
    <w:tblStylePr w:type="firstCol">
      <w:pPr>
        <w:jc w:val="right"/>
      </w:pPr>
      <w:rPr>
        <w:i/>
        <w:iCs/>
      </w:rPr>
      <w:tblPr/>
      <w:tcPr>
        <w:tcBorders>
          <w:top w:val="nil"/>
          <w:left w:val="nil"/>
          <w:bottom w:val="nil"/>
          <w:insideH w:val="nil"/>
          <w:insideV w:val="nil"/>
        </w:tcBorders>
        <w:shd w:val="clear" w:color="auto" w:fill="F0F0F0" w:themeFill="background1"/>
      </w:tcPr>
    </w:tblStylePr>
    <w:tblStylePr w:type="lastCol">
      <w:rPr>
        <w:i/>
        <w:iCs/>
      </w:rPr>
      <w:tblPr/>
      <w:tcPr>
        <w:tcBorders>
          <w:top w:val="nil"/>
          <w:bottom w:val="nil"/>
          <w:right w:val="nil"/>
          <w:insideH w:val="nil"/>
          <w:insideV w:val="nil"/>
        </w:tcBorders>
        <w:shd w:val="clear" w:color="auto" w:fill="F0F0F0"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5Dark-Accent1">
    <w:name w:val="Grid Table 5 Dark Accent 1"/>
    <w:basedOn w:val="TableNormal"/>
    <w:uiPriority w:val="50"/>
    <w:rsid w:val="005D0BDE"/>
    <w:pPr>
      <w:spacing w:after="0" w:line="240" w:lineRule="auto"/>
    </w:pPr>
    <w:tblPr>
      <w:tblStyleRowBandSize w:val="1"/>
      <w:tblStyleColBandSize w:val="1"/>
      <w:tblBorders>
        <w:top w:val="single" w:sz="4" w:space="0" w:color="F0F0F0" w:themeColor="background1"/>
        <w:left w:val="single" w:sz="4" w:space="0" w:color="F0F0F0" w:themeColor="background1"/>
        <w:bottom w:val="single" w:sz="4" w:space="0" w:color="F0F0F0" w:themeColor="background1"/>
        <w:right w:val="single" w:sz="4" w:space="0" w:color="F0F0F0" w:themeColor="background1"/>
        <w:insideH w:val="single" w:sz="4" w:space="0" w:color="F0F0F0" w:themeColor="background1"/>
        <w:insideV w:val="single" w:sz="4" w:space="0" w:color="F0F0F0" w:themeColor="background1"/>
      </w:tblBorders>
    </w:tblPr>
    <w:tcPr>
      <w:shd w:val="clear" w:color="auto" w:fill="DEEAF6" w:themeFill="accent1" w:themeFillTint="33"/>
    </w:tcPr>
    <w:tblStylePr w:type="firstRow">
      <w:rPr>
        <w:b/>
        <w:bCs/>
        <w:color w:val="F0F0F0" w:themeColor="background1"/>
      </w:rPr>
      <w:tblPr/>
      <w:tcPr>
        <w:tcBorders>
          <w:top w:val="single" w:sz="4" w:space="0" w:color="F0F0F0" w:themeColor="background1"/>
          <w:left w:val="single" w:sz="4" w:space="0" w:color="F0F0F0" w:themeColor="background1"/>
          <w:right w:val="single" w:sz="4" w:space="0" w:color="F0F0F0" w:themeColor="background1"/>
          <w:insideH w:val="nil"/>
          <w:insideV w:val="nil"/>
        </w:tcBorders>
        <w:shd w:val="clear" w:color="auto" w:fill="5B9BD5" w:themeFill="accent1"/>
      </w:tcPr>
    </w:tblStylePr>
    <w:tblStylePr w:type="lastRow">
      <w:rPr>
        <w:b/>
        <w:bCs/>
        <w:color w:val="F0F0F0" w:themeColor="background1"/>
      </w:rPr>
      <w:tblPr/>
      <w:tcPr>
        <w:tcBorders>
          <w:left w:val="single" w:sz="4" w:space="0" w:color="F0F0F0" w:themeColor="background1"/>
          <w:bottom w:val="single" w:sz="4" w:space="0" w:color="F0F0F0" w:themeColor="background1"/>
          <w:right w:val="single" w:sz="4" w:space="0" w:color="F0F0F0" w:themeColor="background1"/>
          <w:insideH w:val="nil"/>
          <w:insideV w:val="nil"/>
        </w:tcBorders>
        <w:shd w:val="clear" w:color="auto" w:fill="5B9BD5" w:themeFill="accent1"/>
      </w:tcPr>
    </w:tblStylePr>
    <w:tblStylePr w:type="firstCol">
      <w:rPr>
        <w:b/>
        <w:bCs/>
        <w:color w:val="F0F0F0" w:themeColor="background1"/>
      </w:rPr>
      <w:tblPr/>
      <w:tcPr>
        <w:tcBorders>
          <w:top w:val="single" w:sz="4" w:space="0" w:color="F0F0F0" w:themeColor="background1"/>
          <w:left w:val="single" w:sz="4" w:space="0" w:color="F0F0F0" w:themeColor="background1"/>
          <w:bottom w:val="single" w:sz="4" w:space="0" w:color="F0F0F0" w:themeColor="background1"/>
          <w:insideV w:val="nil"/>
        </w:tcBorders>
        <w:shd w:val="clear" w:color="auto" w:fill="5B9BD5" w:themeFill="accent1"/>
      </w:tcPr>
    </w:tblStylePr>
    <w:tblStylePr w:type="lastCol">
      <w:rPr>
        <w:b/>
        <w:bCs/>
        <w:color w:val="F0F0F0" w:themeColor="background1"/>
      </w:rPr>
      <w:tblPr/>
      <w:tcPr>
        <w:tcBorders>
          <w:top w:val="single" w:sz="4" w:space="0" w:color="F0F0F0" w:themeColor="background1"/>
          <w:bottom w:val="single" w:sz="4" w:space="0" w:color="F0F0F0" w:themeColor="background1"/>
          <w:right w:val="single" w:sz="4" w:space="0" w:color="F0F0F0"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TMLPreformatted">
    <w:name w:val="HTML Preformatted"/>
    <w:basedOn w:val="Normal"/>
    <w:link w:val="HTMLPreformattedChar"/>
    <w:uiPriority w:val="99"/>
    <w:unhideWhenUsed/>
    <w:rsid w:val="00265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Cs w:val="20"/>
      <w:lang w:val="en-US" w:eastAsia="en-US"/>
    </w:rPr>
  </w:style>
  <w:style w:type="character" w:customStyle="1" w:styleId="HTMLPreformattedChar">
    <w:name w:val="HTML Preformatted Char"/>
    <w:basedOn w:val="DefaultParagraphFont"/>
    <w:link w:val="HTMLPreformatted"/>
    <w:uiPriority w:val="99"/>
    <w:rsid w:val="00265781"/>
    <w:rPr>
      <w:rFonts w:ascii="Courier New" w:eastAsia="Times New Roman" w:hAnsi="Courier New" w:cs="Courier New"/>
      <w:sz w:val="20"/>
      <w:szCs w:val="20"/>
    </w:rPr>
  </w:style>
  <w:style w:type="character" w:styleId="PlaceholderText">
    <w:name w:val="Placeholder Text"/>
    <w:basedOn w:val="DefaultParagraphFont"/>
    <w:uiPriority w:val="99"/>
    <w:semiHidden/>
    <w:rsid w:val="00DD56C9"/>
    <w:rPr>
      <w:color w:val="808080"/>
    </w:rPr>
  </w:style>
  <w:style w:type="paragraph" w:styleId="TOCHeading">
    <w:name w:val="TOC Heading"/>
    <w:basedOn w:val="Heading1"/>
    <w:next w:val="BodyText"/>
    <w:uiPriority w:val="39"/>
    <w:unhideWhenUsed/>
    <w:qFormat/>
    <w:rsid w:val="00BA56A5"/>
    <w:pPr>
      <w:numPr>
        <w:numId w:val="0"/>
      </w:numPr>
      <w:suppressAutoHyphens/>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BA56A5"/>
    <w:pPr>
      <w:suppressAutoHyphens/>
      <w:spacing w:after="100" w:line="240" w:lineRule="auto"/>
      <w:ind w:left="0" w:firstLine="0"/>
      <w:jc w:val="left"/>
    </w:pPr>
    <w:rPr>
      <w:rFonts w:asciiTheme="minorHAnsi" w:eastAsiaTheme="minorHAnsi" w:hAnsiTheme="minorHAnsi" w:cstheme="minorBidi"/>
      <w:color w:val="auto"/>
      <w:sz w:val="24"/>
      <w:szCs w:val="24"/>
      <w:lang w:val="en-US" w:eastAsia="en-US"/>
    </w:rPr>
  </w:style>
  <w:style w:type="paragraph" w:styleId="TOC2">
    <w:name w:val="toc 2"/>
    <w:basedOn w:val="Normal"/>
    <w:next w:val="Normal"/>
    <w:autoRedefine/>
    <w:uiPriority w:val="39"/>
    <w:unhideWhenUsed/>
    <w:rsid w:val="00BA56A5"/>
    <w:pPr>
      <w:suppressAutoHyphens/>
      <w:spacing w:after="100" w:line="240" w:lineRule="auto"/>
      <w:ind w:left="240" w:firstLine="0"/>
      <w:jc w:val="left"/>
    </w:pPr>
    <w:rPr>
      <w:rFonts w:asciiTheme="minorHAnsi" w:eastAsiaTheme="minorHAnsi" w:hAnsiTheme="minorHAnsi" w:cstheme="minorBidi"/>
      <w:color w:val="auto"/>
      <w:sz w:val="24"/>
      <w:szCs w:val="24"/>
      <w:lang w:val="en-US" w:eastAsia="en-US"/>
    </w:rPr>
  </w:style>
  <w:style w:type="paragraph" w:styleId="BodyText">
    <w:name w:val="Body Text"/>
    <w:basedOn w:val="Normal"/>
    <w:link w:val="BodyTextChar"/>
    <w:uiPriority w:val="99"/>
    <w:semiHidden/>
    <w:unhideWhenUsed/>
    <w:rsid w:val="00BA56A5"/>
    <w:pPr>
      <w:spacing w:after="120"/>
    </w:pPr>
  </w:style>
  <w:style w:type="character" w:customStyle="1" w:styleId="BodyTextChar">
    <w:name w:val="Body Text Char"/>
    <w:basedOn w:val="DefaultParagraphFont"/>
    <w:link w:val="BodyText"/>
    <w:uiPriority w:val="99"/>
    <w:semiHidden/>
    <w:rsid w:val="00BA56A5"/>
    <w:rPr>
      <w:rFonts w:ascii="Calibri" w:eastAsia="Calibri" w:hAnsi="Calibri" w:cs="Calibri"/>
      <w:color w:val="000000"/>
      <w:sz w:val="20"/>
      <w:lang w:val="ru-RU" w:eastAsia="ru-RU"/>
    </w:rPr>
  </w:style>
  <w:style w:type="paragraph" w:styleId="NormalWeb">
    <w:name w:val="Normal (Web)"/>
    <w:basedOn w:val="Normal"/>
    <w:uiPriority w:val="99"/>
    <w:unhideWhenUsed/>
    <w:rsid w:val="003704B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en-US" w:eastAsia="en-US"/>
    </w:rPr>
  </w:style>
  <w:style w:type="character" w:customStyle="1" w:styleId="Heading3Char">
    <w:name w:val="Heading 3 Char"/>
    <w:basedOn w:val="DefaultParagraphFont"/>
    <w:link w:val="Heading3"/>
    <w:uiPriority w:val="9"/>
    <w:rsid w:val="009B14BE"/>
    <w:rPr>
      <w:rFonts w:asciiTheme="majorHAnsi" w:eastAsiaTheme="majorEastAsia" w:hAnsiTheme="majorHAnsi" w:cstheme="majorBidi"/>
      <w:color w:val="1F4D78" w:themeColor="accent1" w:themeShade="7F"/>
      <w:sz w:val="24"/>
      <w:szCs w:val="24"/>
      <w:lang w:val="ru-RU" w:eastAsia="ru-RU"/>
    </w:rPr>
  </w:style>
  <w:style w:type="paragraph" w:styleId="BalloonText">
    <w:name w:val="Balloon Text"/>
    <w:basedOn w:val="Normal"/>
    <w:link w:val="BalloonTextChar"/>
    <w:uiPriority w:val="99"/>
    <w:semiHidden/>
    <w:unhideWhenUsed/>
    <w:rsid w:val="00CC24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409"/>
    <w:rPr>
      <w:rFonts w:ascii="Segoe UI" w:eastAsia="Calibri" w:hAnsi="Segoe UI" w:cs="Segoe UI"/>
      <w:color w:val="000000"/>
      <w:sz w:val="18"/>
      <w:szCs w:val="18"/>
      <w:lang w:val="ru-RU" w:eastAsia="ru-RU"/>
    </w:rPr>
  </w:style>
  <w:style w:type="paragraph" w:styleId="TOC3">
    <w:name w:val="toc 3"/>
    <w:basedOn w:val="Normal"/>
    <w:next w:val="Normal"/>
    <w:autoRedefine/>
    <w:uiPriority w:val="39"/>
    <w:unhideWhenUsed/>
    <w:rsid w:val="00E4218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6084">
      <w:bodyDiv w:val="1"/>
      <w:marLeft w:val="0"/>
      <w:marRight w:val="0"/>
      <w:marTop w:val="0"/>
      <w:marBottom w:val="0"/>
      <w:divBdr>
        <w:top w:val="none" w:sz="0" w:space="0" w:color="auto"/>
        <w:left w:val="none" w:sz="0" w:space="0" w:color="auto"/>
        <w:bottom w:val="none" w:sz="0" w:space="0" w:color="auto"/>
        <w:right w:val="none" w:sz="0" w:space="0" w:color="auto"/>
      </w:divBdr>
    </w:div>
    <w:div w:id="46612138">
      <w:bodyDiv w:val="1"/>
      <w:marLeft w:val="0"/>
      <w:marRight w:val="0"/>
      <w:marTop w:val="0"/>
      <w:marBottom w:val="0"/>
      <w:divBdr>
        <w:top w:val="none" w:sz="0" w:space="0" w:color="auto"/>
        <w:left w:val="none" w:sz="0" w:space="0" w:color="auto"/>
        <w:bottom w:val="none" w:sz="0" w:space="0" w:color="auto"/>
        <w:right w:val="none" w:sz="0" w:space="0" w:color="auto"/>
      </w:divBdr>
    </w:div>
    <w:div w:id="60518770">
      <w:bodyDiv w:val="1"/>
      <w:marLeft w:val="0"/>
      <w:marRight w:val="0"/>
      <w:marTop w:val="0"/>
      <w:marBottom w:val="0"/>
      <w:divBdr>
        <w:top w:val="none" w:sz="0" w:space="0" w:color="auto"/>
        <w:left w:val="none" w:sz="0" w:space="0" w:color="auto"/>
        <w:bottom w:val="none" w:sz="0" w:space="0" w:color="auto"/>
        <w:right w:val="none" w:sz="0" w:space="0" w:color="auto"/>
      </w:divBdr>
      <w:divsChild>
        <w:div w:id="1690833127">
          <w:marLeft w:val="0"/>
          <w:marRight w:val="0"/>
          <w:marTop w:val="0"/>
          <w:marBottom w:val="0"/>
          <w:divBdr>
            <w:top w:val="none" w:sz="0" w:space="0" w:color="auto"/>
            <w:left w:val="none" w:sz="0" w:space="0" w:color="auto"/>
            <w:bottom w:val="none" w:sz="0" w:space="0" w:color="auto"/>
            <w:right w:val="none" w:sz="0" w:space="0" w:color="auto"/>
          </w:divBdr>
          <w:divsChild>
            <w:div w:id="1463882964">
              <w:marLeft w:val="0"/>
              <w:marRight w:val="0"/>
              <w:marTop w:val="0"/>
              <w:marBottom w:val="0"/>
              <w:divBdr>
                <w:top w:val="none" w:sz="0" w:space="0" w:color="auto"/>
                <w:left w:val="none" w:sz="0" w:space="0" w:color="auto"/>
                <w:bottom w:val="none" w:sz="0" w:space="0" w:color="auto"/>
                <w:right w:val="none" w:sz="0" w:space="0" w:color="auto"/>
              </w:divBdr>
            </w:div>
            <w:div w:id="363360311">
              <w:marLeft w:val="0"/>
              <w:marRight w:val="0"/>
              <w:marTop w:val="0"/>
              <w:marBottom w:val="0"/>
              <w:divBdr>
                <w:top w:val="none" w:sz="0" w:space="0" w:color="auto"/>
                <w:left w:val="none" w:sz="0" w:space="0" w:color="auto"/>
                <w:bottom w:val="none" w:sz="0" w:space="0" w:color="auto"/>
                <w:right w:val="none" w:sz="0" w:space="0" w:color="auto"/>
              </w:divBdr>
            </w:div>
            <w:div w:id="305091322">
              <w:marLeft w:val="0"/>
              <w:marRight w:val="0"/>
              <w:marTop w:val="0"/>
              <w:marBottom w:val="0"/>
              <w:divBdr>
                <w:top w:val="none" w:sz="0" w:space="0" w:color="auto"/>
                <w:left w:val="none" w:sz="0" w:space="0" w:color="auto"/>
                <w:bottom w:val="none" w:sz="0" w:space="0" w:color="auto"/>
                <w:right w:val="none" w:sz="0" w:space="0" w:color="auto"/>
              </w:divBdr>
            </w:div>
            <w:div w:id="1887599160">
              <w:marLeft w:val="0"/>
              <w:marRight w:val="0"/>
              <w:marTop w:val="0"/>
              <w:marBottom w:val="0"/>
              <w:divBdr>
                <w:top w:val="none" w:sz="0" w:space="0" w:color="auto"/>
                <w:left w:val="none" w:sz="0" w:space="0" w:color="auto"/>
                <w:bottom w:val="none" w:sz="0" w:space="0" w:color="auto"/>
                <w:right w:val="none" w:sz="0" w:space="0" w:color="auto"/>
              </w:divBdr>
            </w:div>
            <w:div w:id="1666544934">
              <w:marLeft w:val="0"/>
              <w:marRight w:val="0"/>
              <w:marTop w:val="0"/>
              <w:marBottom w:val="0"/>
              <w:divBdr>
                <w:top w:val="none" w:sz="0" w:space="0" w:color="auto"/>
                <w:left w:val="none" w:sz="0" w:space="0" w:color="auto"/>
                <w:bottom w:val="none" w:sz="0" w:space="0" w:color="auto"/>
                <w:right w:val="none" w:sz="0" w:space="0" w:color="auto"/>
              </w:divBdr>
            </w:div>
            <w:div w:id="1546260211">
              <w:marLeft w:val="0"/>
              <w:marRight w:val="0"/>
              <w:marTop w:val="0"/>
              <w:marBottom w:val="0"/>
              <w:divBdr>
                <w:top w:val="none" w:sz="0" w:space="0" w:color="auto"/>
                <w:left w:val="none" w:sz="0" w:space="0" w:color="auto"/>
                <w:bottom w:val="none" w:sz="0" w:space="0" w:color="auto"/>
                <w:right w:val="none" w:sz="0" w:space="0" w:color="auto"/>
              </w:divBdr>
            </w:div>
            <w:div w:id="419064612">
              <w:marLeft w:val="0"/>
              <w:marRight w:val="0"/>
              <w:marTop w:val="0"/>
              <w:marBottom w:val="0"/>
              <w:divBdr>
                <w:top w:val="none" w:sz="0" w:space="0" w:color="auto"/>
                <w:left w:val="none" w:sz="0" w:space="0" w:color="auto"/>
                <w:bottom w:val="none" w:sz="0" w:space="0" w:color="auto"/>
                <w:right w:val="none" w:sz="0" w:space="0" w:color="auto"/>
              </w:divBdr>
            </w:div>
            <w:div w:id="1782720944">
              <w:marLeft w:val="0"/>
              <w:marRight w:val="0"/>
              <w:marTop w:val="0"/>
              <w:marBottom w:val="0"/>
              <w:divBdr>
                <w:top w:val="none" w:sz="0" w:space="0" w:color="auto"/>
                <w:left w:val="none" w:sz="0" w:space="0" w:color="auto"/>
                <w:bottom w:val="none" w:sz="0" w:space="0" w:color="auto"/>
                <w:right w:val="none" w:sz="0" w:space="0" w:color="auto"/>
              </w:divBdr>
            </w:div>
            <w:div w:id="1802069184">
              <w:marLeft w:val="0"/>
              <w:marRight w:val="0"/>
              <w:marTop w:val="0"/>
              <w:marBottom w:val="0"/>
              <w:divBdr>
                <w:top w:val="none" w:sz="0" w:space="0" w:color="auto"/>
                <w:left w:val="none" w:sz="0" w:space="0" w:color="auto"/>
                <w:bottom w:val="none" w:sz="0" w:space="0" w:color="auto"/>
                <w:right w:val="none" w:sz="0" w:space="0" w:color="auto"/>
              </w:divBdr>
            </w:div>
            <w:div w:id="1100107235">
              <w:marLeft w:val="0"/>
              <w:marRight w:val="0"/>
              <w:marTop w:val="0"/>
              <w:marBottom w:val="0"/>
              <w:divBdr>
                <w:top w:val="none" w:sz="0" w:space="0" w:color="auto"/>
                <w:left w:val="none" w:sz="0" w:space="0" w:color="auto"/>
                <w:bottom w:val="none" w:sz="0" w:space="0" w:color="auto"/>
                <w:right w:val="none" w:sz="0" w:space="0" w:color="auto"/>
              </w:divBdr>
            </w:div>
            <w:div w:id="545678792">
              <w:marLeft w:val="0"/>
              <w:marRight w:val="0"/>
              <w:marTop w:val="0"/>
              <w:marBottom w:val="0"/>
              <w:divBdr>
                <w:top w:val="none" w:sz="0" w:space="0" w:color="auto"/>
                <w:left w:val="none" w:sz="0" w:space="0" w:color="auto"/>
                <w:bottom w:val="none" w:sz="0" w:space="0" w:color="auto"/>
                <w:right w:val="none" w:sz="0" w:space="0" w:color="auto"/>
              </w:divBdr>
            </w:div>
            <w:div w:id="1365254544">
              <w:marLeft w:val="0"/>
              <w:marRight w:val="0"/>
              <w:marTop w:val="0"/>
              <w:marBottom w:val="0"/>
              <w:divBdr>
                <w:top w:val="none" w:sz="0" w:space="0" w:color="auto"/>
                <w:left w:val="none" w:sz="0" w:space="0" w:color="auto"/>
                <w:bottom w:val="none" w:sz="0" w:space="0" w:color="auto"/>
                <w:right w:val="none" w:sz="0" w:space="0" w:color="auto"/>
              </w:divBdr>
            </w:div>
            <w:div w:id="423764350">
              <w:marLeft w:val="0"/>
              <w:marRight w:val="0"/>
              <w:marTop w:val="0"/>
              <w:marBottom w:val="0"/>
              <w:divBdr>
                <w:top w:val="none" w:sz="0" w:space="0" w:color="auto"/>
                <w:left w:val="none" w:sz="0" w:space="0" w:color="auto"/>
                <w:bottom w:val="none" w:sz="0" w:space="0" w:color="auto"/>
                <w:right w:val="none" w:sz="0" w:space="0" w:color="auto"/>
              </w:divBdr>
            </w:div>
            <w:div w:id="1625620522">
              <w:marLeft w:val="0"/>
              <w:marRight w:val="0"/>
              <w:marTop w:val="0"/>
              <w:marBottom w:val="0"/>
              <w:divBdr>
                <w:top w:val="none" w:sz="0" w:space="0" w:color="auto"/>
                <w:left w:val="none" w:sz="0" w:space="0" w:color="auto"/>
                <w:bottom w:val="none" w:sz="0" w:space="0" w:color="auto"/>
                <w:right w:val="none" w:sz="0" w:space="0" w:color="auto"/>
              </w:divBdr>
            </w:div>
            <w:div w:id="1606377004">
              <w:marLeft w:val="0"/>
              <w:marRight w:val="0"/>
              <w:marTop w:val="0"/>
              <w:marBottom w:val="0"/>
              <w:divBdr>
                <w:top w:val="none" w:sz="0" w:space="0" w:color="auto"/>
                <w:left w:val="none" w:sz="0" w:space="0" w:color="auto"/>
                <w:bottom w:val="none" w:sz="0" w:space="0" w:color="auto"/>
                <w:right w:val="none" w:sz="0" w:space="0" w:color="auto"/>
              </w:divBdr>
            </w:div>
            <w:div w:id="1372918080">
              <w:marLeft w:val="0"/>
              <w:marRight w:val="0"/>
              <w:marTop w:val="0"/>
              <w:marBottom w:val="0"/>
              <w:divBdr>
                <w:top w:val="none" w:sz="0" w:space="0" w:color="auto"/>
                <w:left w:val="none" w:sz="0" w:space="0" w:color="auto"/>
                <w:bottom w:val="none" w:sz="0" w:space="0" w:color="auto"/>
                <w:right w:val="none" w:sz="0" w:space="0" w:color="auto"/>
              </w:divBdr>
            </w:div>
            <w:div w:id="1442186728">
              <w:marLeft w:val="0"/>
              <w:marRight w:val="0"/>
              <w:marTop w:val="0"/>
              <w:marBottom w:val="0"/>
              <w:divBdr>
                <w:top w:val="none" w:sz="0" w:space="0" w:color="auto"/>
                <w:left w:val="none" w:sz="0" w:space="0" w:color="auto"/>
                <w:bottom w:val="none" w:sz="0" w:space="0" w:color="auto"/>
                <w:right w:val="none" w:sz="0" w:space="0" w:color="auto"/>
              </w:divBdr>
            </w:div>
            <w:div w:id="789082539">
              <w:marLeft w:val="0"/>
              <w:marRight w:val="0"/>
              <w:marTop w:val="0"/>
              <w:marBottom w:val="0"/>
              <w:divBdr>
                <w:top w:val="none" w:sz="0" w:space="0" w:color="auto"/>
                <w:left w:val="none" w:sz="0" w:space="0" w:color="auto"/>
                <w:bottom w:val="none" w:sz="0" w:space="0" w:color="auto"/>
                <w:right w:val="none" w:sz="0" w:space="0" w:color="auto"/>
              </w:divBdr>
            </w:div>
            <w:div w:id="1769036923">
              <w:marLeft w:val="0"/>
              <w:marRight w:val="0"/>
              <w:marTop w:val="0"/>
              <w:marBottom w:val="0"/>
              <w:divBdr>
                <w:top w:val="none" w:sz="0" w:space="0" w:color="auto"/>
                <w:left w:val="none" w:sz="0" w:space="0" w:color="auto"/>
                <w:bottom w:val="none" w:sz="0" w:space="0" w:color="auto"/>
                <w:right w:val="none" w:sz="0" w:space="0" w:color="auto"/>
              </w:divBdr>
            </w:div>
            <w:div w:id="1131621">
              <w:marLeft w:val="0"/>
              <w:marRight w:val="0"/>
              <w:marTop w:val="0"/>
              <w:marBottom w:val="0"/>
              <w:divBdr>
                <w:top w:val="none" w:sz="0" w:space="0" w:color="auto"/>
                <w:left w:val="none" w:sz="0" w:space="0" w:color="auto"/>
                <w:bottom w:val="none" w:sz="0" w:space="0" w:color="auto"/>
                <w:right w:val="none" w:sz="0" w:space="0" w:color="auto"/>
              </w:divBdr>
            </w:div>
            <w:div w:id="2016302038">
              <w:marLeft w:val="0"/>
              <w:marRight w:val="0"/>
              <w:marTop w:val="0"/>
              <w:marBottom w:val="0"/>
              <w:divBdr>
                <w:top w:val="none" w:sz="0" w:space="0" w:color="auto"/>
                <w:left w:val="none" w:sz="0" w:space="0" w:color="auto"/>
                <w:bottom w:val="none" w:sz="0" w:space="0" w:color="auto"/>
                <w:right w:val="none" w:sz="0" w:space="0" w:color="auto"/>
              </w:divBdr>
            </w:div>
            <w:div w:id="1661959034">
              <w:marLeft w:val="0"/>
              <w:marRight w:val="0"/>
              <w:marTop w:val="0"/>
              <w:marBottom w:val="0"/>
              <w:divBdr>
                <w:top w:val="none" w:sz="0" w:space="0" w:color="auto"/>
                <w:left w:val="none" w:sz="0" w:space="0" w:color="auto"/>
                <w:bottom w:val="none" w:sz="0" w:space="0" w:color="auto"/>
                <w:right w:val="none" w:sz="0" w:space="0" w:color="auto"/>
              </w:divBdr>
            </w:div>
            <w:div w:id="491337998">
              <w:marLeft w:val="0"/>
              <w:marRight w:val="0"/>
              <w:marTop w:val="0"/>
              <w:marBottom w:val="0"/>
              <w:divBdr>
                <w:top w:val="none" w:sz="0" w:space="0" w:color="auto"/>
                <w:left w:val="none" w:sz="0" w:space="0" w:color="auto"/>
                <w:bottom w:val="none" w:sz="0" w:space="0" w:color="auto"/>
                <w:right w:val="none" w:sz="0" w:space="0" w:color="auto"/>
              </w:divBdr>
            </w:div>
            <w:div w:id="1790053557">
              <w:marLeft w:val="0"/>
              <w:marRight w:val="0"/>
              <w:marTop w:val="0"/>
              <w:marBottom w:val="0"/>
              <w:divBdr>
                <w:top w:val="none" w:sz="0" w:space="0" w:color="auto"/>
                <w:left w:val="none" w:sz="0" w:space="0" w:color="auto"/>
                <w:bottom w:val="none" w:sz="0" w:space="0" w:color="auto"/>
                <w:right w:val="none" w:sz="0" w:space="0" w:color="auto"/>
              </w:divBdr>
            </w:div>
            <w:div w:id="94132448">
              <w:marLeft w:val="0"/>
              <w:marRight w:val="0"/>
              <w:marTop w:val="0"/>
              <w:marBottom w:val="0"/>
              <w:divBdr>
                <w:top w:val="none" w:sz="0" w:space="0" w:color="auto"/>
                <w:left w:val="none" w:sz="0" w:space="0" w:color="auto"/>
                <w:bottom w:val="none" w:sz="0" w:space="0" w:color="auto"/>
                <w:right w:val="none" w:sz="0" w:space="0" w:color="auto"/>
              </w:divBdr>
            </w:div>
            <w:div w:id="786434949">
              <w:marLeft w:val="0"/>
              <w:marRight w:val="0"/>
              <w:marTop w:val="0"/>
              <w:marBottom w:val="0"/>
              <w:divBdr>
                <w:top w:val="none" w:sz="0" w:space="0" w:color="auto"/>
                <w:left w:val="none" w:sz="0" w:space="0" w:color="auto"/>
                <w:bottom w:val="none" w:sz="0" w:space="0" w:color="auto"/>
                <w:right w:val="none" w:sz="0" w:space="0" w:color="auto"/>
              </w:divBdr>
            </w:div>
            <w:div w:id="44840040">
              <w:marLeft w:val="0"/>
              <w:marRight w:val="0"/>
              <w:marTop w:val="0"/>
              <w:marBottom w:val="0"/>
              <w:divBdr>
                <w:top w:val="none" w:sz="0" w:space="0" w:color="auto"/>
                <w:left w:val="none" w:sz="0" w:space="0" w:color="auto"/>
                <w:bottom w:val="none" w:sz="0" w:space="0" w:color="auto"/>
                <w:right w:val="none" w:sz="0" w:space="0" w:color="auto"/>
              </w:divBdr>
            </w:div>
            <w:div w:id="265888559">
              <w:marLeft w:val="0"/>
              <w:marRight w:val="0"/>
              <w:marTop w:val="0"/>
              <w:marBottom w:val="0"/>
              <w:divBdr>
                <w:top w:val="none" w:sz="0" w:space="0" w:color="auto"/>
                <w:left w:val="none" w:sz="0" w:space="0" w:color="auto"/>
                <w:bottom w:val="none" w:sz="0" w:space="0" w:color="auto"/>
                <w:right w:val="none" w:sz="0" w:space="0" w:color="auto"/>
              </w:divBdr>
            </w:div>
            <w:div w:id="1539395223">
              <w:marLeft w:val="0"/>
              <w:marRight w:val="0"/>
              <w:marTop w:val="0"/>
              <w:marBottom w:val="0"/>
              <w:divBdr>
                <w:top w:val="none" w:sz="0" w:space="0" w:color="auto"/>
                <w:left w:val="none" w:sz="0" w:space="0" w:color="auto"/>
                <w:bottom w:val="none" w:sz="0" w:space="0" w:color="auto"/>
                <w:right w:val="none" w:sz="0" w:space="0" w:color="auto"/>
              </w:divBdr>
            </w:div>
            <w:div w:id="556865548">
              <w:marLeft w:val="0"/>
              <w:marRight w:val="0"/>
              <w:marTop w:val="0"/>
              <w:marBottom w:val="0"/>
              <w:divBdr>
                <w:top w:val="none" w:sz="0" w:space="0" w:color="auto"/>
                <w:left w:val="none" w:sz="0" w:space="0" w:color="auto"/>
                <w:bottom w:val="none" w:sz="0" w:space="0" w:color="auto"/>
                <w:right w:val="none" w:sz="0" w:space="0" w:color="auto"/>
              </w:divBdr>
            </w:div>
            <w:div w:id="34545829">
              <w:marLeft w:val="0"/>
              <w:marRight w:val="0"/>
              <w:marTop w:val="0"/>
              <w:marBottom w:val="0"/>
              <w:divBdr>
                <w:top w:val="none" w:sz="0" w:space="0" w:color="auto"/>
                <w:left w:val="none" w:sz="0" w:space="0" w:color="auto"/>
                <w:bottom w:val="none" w:sz="0" w:space="0" w:color="auto"/>
                <w:right w:val="none" w:sz="0" w:space="0" w:color="auto"/>
              </w:divBdr>
            </w:div>
            <w:div w:id="2088383414">
              <w:marLeft w:val="0"/>
              <w:marRight w:val="0"/>
              <w:marTop w:val="0"/>
              <w:marBottom w:val="0"/>
              <w:divBdr>
                <w:top w:val="none" w:sz="0" w:space="0" w:color="auto"/>
                <w:left w:val="none" w:sz="0" w:space="0" w:color="auto"/>
                <w:bottom w:val="none" w:sz="0" w:space="0" w:color="auto"/>
                <w:right w:val="none" w:sz="0" w:space="0" w:color="auto"/>
              </w:divBdr>
            </w:div>
            <w:div w:id="1986354272">
              <w:marLeft w:val="0"/>
              <w:marRight w:val="0"/>
              <w:marTop w:val="0"/>
              <w:marBottom w:val="0"/>
              <w:divBdr>
                <w:top w:val="none" w:sz="0" w:space="0" w:color="auto"/>
                <w:left w:val="none" w:sz="0" w:space="0" w:color="auto"/>
                <w:bottom w:val="none" w:sz="0" w:space="0" w:color="auto"/>
                <w:right w:val="none" w:sz="0" w:space="0" w:color="auto"/>
              </w:divBdr>
            </w:div>
            <w:div w:id="1860774287">
              <w:marLeft w:val="0"/>
              <w:marRight w:val="0"/>
              <w:marTop w:val="0"/>
              <w:marBottom w:val="0"/>
              <w:divBdr>
                <w:top w:val="none" w:sz="0" w:space="0" w:color="auto"/>
                <w:left w:val="none" w:sz="0" w:space="0" w:color="auto"/>
                <w:bottom w:val="none" w:sz="0" w:space="0" w:color="auto"/>
                <w:right w:val="none" w:sz="0" w:space="0" w:color="auto"/>
              </w:divBdr>
            </w:div>
            <w:div w:id="1960910294">
              <w:marLeft w:val="0"/>
              <w:marRight w:val="0"/>
              <w:marTop w:val="0"/>
              <w:marBottom w:val="0"/>
              <w:divBdr>
                <w:top w:val="none" w:sz="0" w:space="0" w:color="auto"/>
                <w:left w:val="none" w:sz="0" w:space="0" w:color="auto"/>
                <w:bottom w:val="none" w:sz="0" w:space="0" w:color="auto"/>
                <w:right w:val="none" w:sz="0" w:space="0" w:color="auto"/>
              </w:divBdr>
            </w:div>
            <w:div w:id="824202795">
              <w:marLeft w:val="0"/>
              <w:marRight w:val="0"/>
              <w:marTop w:val="0"/>
              <w:marBottom w:val="0"/>
              <w:divBdr>
                <w:top w:val="none" w:sz="0" w:space="0" w:color="auto"/>
                <w:left w:val="none" w:sz="0" w:space="0" w:color="auto"/>
                <w:bottom w:val="none" w:sz="0" w:space="0" w:color="auto"/>
                <w:right w:val="none" w:sz="0" w:space="0" w:color="auto"/>
              </w:divBdr>
            </w:div>
            <w:div w:id="1655185466">
              <w:marLeft w:val="0"/>
              <w:marRight w:val="0"/>
              <w:marTop w:val="0"/>
              <w:marBottom w:val="0"/>
              <w:divBdr>
                <w:top w:val="none" w:sz="0" w:space="0" w:color="auto"/>
                <w:left w:val="none" w:sz="0" w:space="0" w:color="auto"/>
                <w:bottom w:val="none" w:sz="0" w:space="0" w:color="auto"/>
                <w:right w:val="none" w:sz="0" w:space="0" w:color="auto"/>
              </w:divBdr>
            </w:div>
            <w:div w:id="1785418788">
              <w:marLeft w:val="0"/>
              <w:marRight w:val="0"/>
              <w:marTop w:val="0"/>
              <w:marBottom w:val="0"/>
              <w:divBdr>
                <w:top w:val="none" w:sz="0" w:space="0" w:color="auto"/>
                <w:left w:val="none" w:sz="0" w:space="0" w:color="auto"/>
                <w:bottom w:val="none" w:sz="0" w:space="0" w:color="auto"/>
                <w:right w:val="none" w:sz="0" w:space="0" w:color="auto"/>
              </w:divBdr>
            </w:div>
            <w:div w:id="434403554">
              <w:marLeft w:val="0"/>
              <w:marRight w:val="0"/>
              <w:marTop w:val="0"/>
              <w:marBottom w:val="0"/>
              <w:divBdr>
                <w:top w:val="none" w:sz="0" w:space="0" w:color="auto"/>
                <w:left w:val="none" w:sz="0" w:space="0" w:color="auto"/>
                <w:bottom w:val="none" w:sz="0" w:space="0" w:color="auto"/>
                <w:right w:val="none" w:sz="0" w:space="0" w:color="auto"/>
              </w:divBdr>
            </w:div>
            <w:div w:id="283276414">
              <w:marLeft w:val="0"/>
              <w:marRight w:val="0"/>
              <w:marTop w:val="0"/>
              <w:marBottom w:val="0"/>
              <w:divBdr>
                <w:top w:val="none" w:sz="0" w:space="0" w:color="auto"/>
                <w:left w:val="none" w:sz="0" w:space="0" w:color="auto"/>
                <w:bottom w:val="none" w:sz="0" w:space="0" w:color="auto"/>
                <w:right w:val="none" w:sz="0" w:space="0" w:color="auto"/>
              </w:divBdr>
            </w:div>
            <w:div w:id="1037776819">
              <w:marLeft w:val="0"/>
              <w:marRight w:val="0"/>
              <w:marTop w:val="0"/>
              <w:marBottom w:val="0"/>
              <w:divBdr>
                <w:top w:val="none" w:sz="0" w:space="0" w:color="auto"/>
                <w:left w:val="none" w:sz="0" w:space="0" w:color="auto"/>
                <w:bottom w:val="none" w:sz="0" w:space="0" w:color="auto"/>
                <w:right w:val="none" w:sz="0" w:space="0" w:color="auto"/>
              </w:divBdr>
            </w:div>
            <w:div w:id="1510295430">
              <w:marLeft w:val="0"/>
              <w:marRight w:val="0"/>
              <w:marTop w:val="0"/>
              <w:marBottom w:val="0"/>
              <w:divBdr>
                <w:top w:val="none" w:sz="0" w:space="0" w:color="auto"/>
                <w:left w:val="none" w:sz="0" w:space="0" w:color="auto"/>
                <w:bottom w:val="none" w:sz="0" w:space="0" w:color="auto"/>
                <w:right w:val="none" w:sz="0" w:space="0" w:color="auto"/>
              </w:divBdr>
            </w:div>
            <w:div w:id="111630974">
              <w:marLeft w:val="0"/>
              <w:marRight w:val="0"/>
              <w:marTop w:val="0"/>
              <w:marBottom w:val="0"/>
              <w:divBdr>
                <w:top w:val="none" w:sz="0" w:space="0" w:color="auto"/>
                <w:left w:val="none" w:sz="0" w:space="0" w:color="auto"/>
                <w:bottom w:val="none" w:sz="0" w:space="0" w:color="auto"/>
                <w:right w:val="none" w:sz="0" w:space="0" w:color="auto"/>
              </w:divBdr>
            </w:div>
            <w:div w:id="634608026">
              <w:marLeft w:val="0"/>
              <w:marRight w:val="0"/>
              <w:marTop w:val="0"/>
              <w:marBottom w:val="0"/>
              <w:divBdr>
                <w:top w:val="none" w:sz="0" w:space="0" w:color="auto"/>
                <w:left w:val="none" w:sz="0" w:space="0" w:color="auto"/>
                <w:bottom w:val="none" w:sz="0" w:space="0" w:color="auto"/>
                <w:right w:val="none" w:sz="0" w:space="0" w:color="auto"/>
              </w:divBdr>
            </w:div>
            <w:div w:id="273639541">
              <w:marLeft w:val="0"/>
              <w:marRight w:val="0"/>
              <w:marTop w:val="0"/>
              <w:marBottom w:val="0"/>
              <w:divBdr>
                <w:top w:val="none" w:sz="0" w:space="0" w:color="auto"/>
                <w:left w:val="none" w:sz="0" w:space="0" w:color="auto"/>
                <w:bottom w:val="none" w:sz="0" w:space="0" w:color="auto"/>
                <w:right w:val="none" w:sz="0" w:space="0" w:color="auto"/>
              </w:divBdr>
            </w:div>
            <w:div w:id="2067751433">
              <w:marLeft w:val="0"/>
              <w:marRight w:val="0"/>
              <w:marTop w:val="0"/>
              <w:marBottom w:val="0"/>
              <w:divBdr>
                <w:top w:val="none" w:sz="0" w:space="0" w:color="auto"/>
                <w:left w:val="none" w:sz="0" w:space="0" w:color="auto"/>
                <w:bottom w:val="none" w:sz="0" w:space="0" w:color="auto"/>
                <w:right w:val="none" w:sz="0" w:space="0" w:color="auto"/>
              </w:divBdr>
            </w:div>
            <w:div w:id="34039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60">
      <w:bodyDiv w:val="1"/>
      <w:marLeft w:val="0"/>
      <w:marRight w:val="0"/>
      <w:marTop w:val="0"/>
      <w:marBottom w:val="0"/>
      <w:divBdr>
        <w:top w:val="none" w:sz="0" w:space="0" w:color="auto"/>
        <w:left w:val="none" w:sz="0" w:space="0" w:color="auto"/>
        <w:bottom w:val="none" w:sz="0" w:space="0" w:color="auto"/>
        <w:right w:val="none" w:sz="0" w:space="0" w:color="auto"/>
      </w:divBdr>
      <w:divsChild>
        <w:div w:id="1921404227">
          <w:marLeft w:val="0"/>
          <w:marRight w:val="0"/>
          <w:marTop w:val="0"/>
          <w:marBottom w:val="0"/>
          <w:divBdr>
            <w:top w:val="none" w:sz="0" w:space="0" w:color="auto"/>
            <w:left w:val="none" w:sz="0" w:space="0" w:color="auto"/>
            <w:bottom w:val="none" w:sz="0" w:space="0" w:color="auto"/>
            <w:right w:val="none" w:sz="0" w:space="0" w:color="auto"/>
          </w:divBdr>
          <w:divsChild>
            <w:div w:id="956566398">
              <w:marLeft w:val="0"/>
              <w:marRight w:val="0"/>
              <w:marTop w:val="0"/>
              <w:marBottom w:val="0"/>
              <w:divBdr>
                <w:top w:val="none" w:sz="0" w:space="0" w:color="auto"/>
                <w:left w:val="none" w:sz="0" w:space="0" w:color="auto"/>
                <w:bottom w:val="none" w:sz="0" w:space="0" w:color="auto"/>
                <w:right w:val="none" w:sz="0" w:space="0" w:color="auto"/>
              </w:divBdr>
            </w:div>
            <w:div w:id="1539128528">
              <w:marLeft w:val="0"/>
              <w:marRight w:val="0"/>
              <w:marTop w:val="0"/>
              <w:marBottom w:val="0"/>
              <w:divBdr>
                <w:top w:val="none" w:sz="0" w:space="0" w:color="auto"/>
                <w:left w:val="none" w:sz="0" w:space="0" w:color="auto"/>
                <w:bottom w:val="none" w:sz="0" w:space="0" w:color="auto"/>
                <w:right w:val="none" w:sz="0" w:space="0" w:color="auto"/>
              </w:divBdr>
            </w:div>
            <w:div w:id="427702026">
              <w:marLeft w:val="0"/>
              <w:marRight w:val="0"/>
              <w:marTop w:val="0"/>
              <w:marBottom w:val="0"/>
              <w:divBdr>
                <w:top w:val="none" w:sz="0" w:space="0" w:color="auto"/>
                <w:left w:val="none" w:sz="0" w:space="0" w:color="auto"/>
                <w:bottom w:val="none" w:sz="0" w:space="0" w:color="auto"/>
                <w:right w:val="none" w:sz="0" w:space="0" w:color="auto"/>
              </w:divBdr>
            </w:div>
            <w:div w:id="579869600">
              <w:marLeft w:val="0"/>
              <w:marRight w:val="0"/>
              <w:marTop w:val="0"/>
              <w:marBottom w:val="0"/>
              <w:divBdr>
                <w:top w:val="none" w:sz="0" w:space="0" w:color="auto"/>
                <w:left w:val="none" w:sz="0" w:space="0" w:color="auto"/>
                <w:bottom w:val="none" w:sz="0" w:space="0" w:color="auto"/>
                <w:right w:val="none" w:sz="0" w:space="0" w:color="auto"/>
              </w:divBdr>
            </w:div>
            <w:div w:id="1558131166">
              <w:marLeft w:val="0"/>
              <w:marRight w:val="0"/>
              <w:marTop w:val="0"/>
              <w:marBottom w:val="0"/>
              <w:divBdr>
                <w:top w:val="none" w:sz="0" w:space="0" w:color="auto"/>
                <w:left w:val="none" w:sz="0" w:space="0" w:color="auto"/>
                <w:bottom w:val="none" w:sz="0" w:space="0" w:color="auto"/>
                <w:right w:val="none" w:sz="0" w:space="0" w:color="auto"/>
              </w:divBdr>
            </w:div>
            <w:div w:id="575171646">
              <w:marLeft w:val="0"/>
              <w:marRight w:val="0"/>
              <w:marTop w:val="0"/>
              <w:marBottom w:val="0"/>
              <w:divBdr>
                <w:top w:val="none" w:sz="0" w:space="0" w:color="auto"/>
                <w:left w:val="none" w:sz="0" w:space="0" w:color="auto"/>
                <w:bottom w:val="none" w:sz="0" w:space="0" w:color="auto"/>
                <w:right w:val="none" w:sz="0" w:space="0" w:color="auto"/>
              </w:divBdr>
            </w:div>
            <w:div w:id="525411961">
              <w:marLeft w:val="0"/>
              <w:marRight w:val="0"/>
              <w:marTop w:val="0"/>
              <w:marBottom w:val="0"/>
              <w:divBdr>
                <w:top w:val="none" w:sz="0" w:space="0" w:color="auto"/>
                <w:left w:val="none" w:sz="0" w:space="0" w:color="auto"/>
                <w:bottom w:val="none" w:sz="0" w:space="0" w:color="auto"/>
                <w:right w:val="none" w:sz="0" w:space="0" w:color="auto"/>
              </w:divBdr>
            </w:div>
            <w:div w:id="1977298277">
              <w:marLeft w:val="0"/>
              <w:marRight w:val="0"/>
              <w:marTop w:val="0"/>
              <w:marBottom w:val="0"/>
              <w:divBdr>
                <w:top w:val="none" w:sz="0" w:space="0" w:color="auto"/>
                <w:left w:val="none" w:sz="0" w:space="0" w:color="auto"/>
                <w:bottom w:val="none" w:sz="0" w:space="0" w:color="auto"/>
                <w:right w:val="none" w:sz="0" w:space="0" w:color="auto"/>
              </w:divBdr>
            </w:div>
            <w:div w:id="145242239">
              <w:marLeft w:val="0"/>
              <w:marRight w:val="0"/>
              <w:marTop w:val="0"/>
              <w:marBottom w:val="0"/>
              <w:divBdr>
                <w:top w:val="none" w:sz="0" w:space="0" w:color="auto"/>
                <w:left w:val="none" w:sz="0" w:space="0" w:color="auto"/>
                <w:bottom w:val="none" w:sz="0" w:space="0" w:color="auto"/>
                <w:right w:val="none" w:sz="0" w:space="0" w:color="auto"/>
              </w:divBdr>
            </w:div>
            <w:div w:id="191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011">
      <w:bodyDiv w:val="1"/>
      <w:marLeft w:val="0"/>
      <w:marRight w:val="0"/>
      <w:marTop w:val="0"/>
      <w:marBottom w:val="0"/>
      <w:divBdr>
        <w:top w:val="none" w:sz="0" w:space="0" w:color="auto"/>
        <w:left w:val="none" w:sz="0" w:space="0" w:color="auto"/>
        <w:bottom w:val="none" w:sz="0" w:space="0" w:color="auto"/>
        <w:right w:val="none" w:sz="0" w:space="0" w:color="auto"/>
      </w:divBdr>
    </w:div>
    <w:div w:id="507141444">
      <w:bodyDiv w:val="1"/>
      <w:marLeft w:val="0"/>
      <w:marRight w:val="0"/>
      <w:marTop w:val="0"/>
      <w:marBottom w:val="0"/>
      <w:divBdr>
        <w:top w:val="none" w:sz="0" w:space="0" w:color="auto"/>
        <w:left w:val="none" w:sz="0" w:space="0" w:color="auto"/>
        <w:bottom w:val="none" w:sz="0" w:space="0" w:color="auto"/>
        <w:right w:val="none" w:sz="0" w:space="0" w:color="auto"/>
      </w:divBdr>
      <w:divsChild>
        <w:div w:id="280384115">
          <w:marLeft w:val="0"/>
          <w:marRight w:val="0"/>
          <w:marTop w:val="0"/>
          <w:marBottom w:val="0"/>
          <w:divBdr>
            <w:top w:val="none" w:sz="0" w:space="0" w:color="auto"/>
            <w:left w:val="none" w:sz="0" w:space="0" w:color="auto"/>
            <w:bottom w:val="none" w:sz="0" w:space="0" w:color="auto"/>
            <w:right w:val="none" w:sz="0" w:space="0" w:color="auto"/>
          </w:divBdr>
          <w:divsChild>
            <w:div w:id="1172136158">
              <w:marLeft w:val="0"/>
              <w:marRight w:val="0"/>
              <w:marTop w:val="0"/>
              <w:marBottom w:val="0"/>
              <w:divBdr>
                <w:top w:val="none" w:sz="0" w:space="0" w:color="auto"/>
                <w:left w:val="none" w:sz="0" w:space="0" w:color="auto"/>
                <w:bottom w:val="none" w:sz="0" w:space="0" w:color="auto"/>
                <w:right w:val="none" w:sz="0" w:space="0" w:color="auto"/>
              </w:divBdr>
            </w:div>
            <w:div w:id="1200507186">
              <w:marLeft w:val="0"/>
              <w:marRight w:val="0"/>
              <w:marTop w:val="0"/>
              <w:marBottom w:val="0"/>
              <w:divBdr>
                <w:top w:val="none" w:sz="0" w:space="0" w:color="auto"/>
                <w:left w:val="none" w:sz="0" w:space="0" w:color="auto"/>
                <w:bottom w:val="none" w:sz="0" w:space="0" w:color="auto"/>
                <w:right w:val="none" w:sz="0" w:space="0" w:color="auto"/>
              </w:divBdr>
            </w:div>
            <w:div w:id="520701895">
              <w:marLeft w:val="0"/>
              <w:marRight w:val="0"/>
              <w:marTop w:val="0"/>
              <w:marBottom w:val="0"/>
              <w:divBdr>
                <w:top w:val="none" w:sz="0" w:space="0" w:color="auto"/>
                <w:left w:val="none" w:sz="0" w:space="0" w:color="auto"/>
                <w:bottom w:val="none" w:sz="0" w:space="0" w:color="auto"/>
                <w:right w:val="none" w:sz="0" w:space="0" w:color="auto"/>
              </w:divBdr>
            </w:div>
            <w:div w:id="809131290">
              <w:marLeft w:val="0"/>
              <w:marRight w:val="0"/>
              <w:marTop w:val="0"/>
              <w:marBottom w:val="0"/>
              <w:divBdr>
                <w:top w:val="none" w:sz="0" w:space="0" w:color="auto"/>
                <w:left w:val="none" w:sz="0" w:space="0" w:color="auto"/>
                <w:bottom w:val="none" w:sz="0" w:space="0" w:color="auto"/>
                <w:right w:val="none" w:sz="0" w:space="0" w:color="auto"/>
              </w:divBdr>
            </w:div>
            <w:div w:id="1150832639">
              <w:marLeft w:val="0"/>
              <w:marRight w:val="0"/>
              <w:marTop w:val="0"/>
              <w:marBottom w:val="0"/>
              <w:divBdr>
                <w:top w:val="none" w:sz="0" w:space="0" w:color="auto"/>
                <w:left w:val="none" w:sz="0" w:space="0" w:color="auto"/>
                <w:bottom w:val="none" w:sz="0" w:space="0" w:color="auto"/>
                <w:right w:val="none" w:sz="0" w:space="0" w:color="auto"/>
              </w:divBdr>
            </w:div>
            <w:div w:id="88164722">
              <w:marLeft w:val="0"/>
              <w:marRight w:val="0"/>
              <w:marTop w:val="0"/>
              <w:marBottom w:val="0"/>
              <w:divBdr>
                <w:top w:val="none" w:sz="0" w:space="0" w:color="auto"/>
                <w:left w:val="none" w:sz="0" w:space="0" w:color="auto"/>
                <w:bottom w:val="none" w:sz="0" w:space="0" w:color="auto"/>
                <w:right w:val="none" w:sz="0" w:space="0" w:color="auto"/>
              </w:divBdr>
            </w:div>
            <w:div w:id="1243636963">
              <w:marLeft w:val="0"/>
              <w:marRight w:val="0"/>
              <w:marTop w:val="0"/>
              <w:marBottom w:val="0"/>
              <w:divBdr>
                <w:top w:val="none" w:sz="0" w:space="0" w:color="auto"/>
                <w:left w:val="none" w:sz="0" w:space="0" w:color="auto"/>
                <w:bottom w:val="none" w:sz="0" w:space="0" w:color="auto"/>
                <w:right w:val="none" w:sz="0" w:space="0" w:color="auto"/>
              </w:divBdr>
            </w:div>
            <w:div w:id="1892570100">
              <w:marLeft w:val="0"/>
              <w:marRight w:val="0"/>
              <w:marTop w:val="0"/>
              <w:marBottom w:val="0"/>
              <w:divBdr>
                <w:top w:val="none" w:sz="0" w:space="0" w:color="auto"/>
                <w:left w:val="none" w:sz="0" w:space="0" w:color="auto"/>
                <w:bottom w:val="none" w:sz="0" w:space="0" w:color="auto"/>
                <w:right w:val="none" w:sz="0" w:space="0" w:color="auto"/>
              </w:divBdr>
            </w:div>
            <w:div w:id="1185247116">
              <w:marLeft w:val="0"/>
              <w:marRight w:val="0"/>
              <w:marTop w:val="0"/>
              <w:marBottom w:val="0"/>
              <w:divBdr>
                <w:top w:val="none" w:sz="0" w:space="0" w:color="auto"/>
                <w:left w:val="none" w:sz="0" w:space="0" w:color="auto"/>
                <w:bottom w:val="none" w:sz="0" w:space="0" w:color="auto"/>
                <w:right w:val="none" w:sz="0" w:space="0" w:color="auto"/>
              </w:divBdr>
            </w:div>
            <w:div w:id="1971014835">
              <w:marLeft w:val="0"/>
              <w:marRight w:val="0"/>
              <w:marTop w:val="0"/>
              <w:marBottom w:val="0"/>
              <w:divBdr>
                <w:top w:val="none" w:sz="0" w:space="0" w:color="auto"/>
                <w:left w:val="none" w:sz="0" w:space="0" w:color="auto"/>
                <w:bottom w:val="none" w:sz="0" w:space="0" w:color="auto"/>
                <w:right w:val="none" w:sz="0" w:space="0" w:color="auto"/>
              </w:divBdr>
            </w:div>
            <w:div w:id="99842422">
              <w:marLeft w:val="0"/>
              <w:marRight w:val="0"/>
              <w:marTop w:val="0"/>
              <w:marBottom w:val="0"/>
              <w:divBdr>
                <w:top w:val="none" w:sz="0" w:space="0" w:color="auto"/>
                <w:left w:val="none" w:sz="0" w:space="0" w:color="auto"/>
                <w:bottom w:val="none" w:sz="0" w:space="0" w:color="auto"/>
                <w:right w:val="none" w:sz="0" w:space="0" w:color="auto"/>
              </w:divBdr>
            </w:div>
            <w:div w:id="1640651147">
              <w:marLeft w:val="0"/>
              <w:marRight w:val="0"/>
              <w:marTop w:val="0"/>
              <w:marBottom w:val="0"/>
              <w:divBdr>
                <w:top w:val="none" w:sz="0" w:space="0" w:color="auto"/>
                <w:left w:val="none" w:sz="0" w:space="0" w:color="auto"/>
                <w:bottom w:val="none" w:sz="0" w:space="0" w:color="auto"/>
                <w:right w:val="none" w:sz="0" w:space="0" w:color="auto"/>
              </w:divBdr>
            </w:div>
            <w:div w:id="1277759953">
              <w:marLeft w:val="0"/>
              <w:marRight w:val="0"/>
              <w:marTop w:val="0"/>
              <w:marBottom w:val="0"/>
              <w:divBdr>
                <w:top w:val="none" w:sz="0" w:space="0" w:color="auto"/>
                <w:left w:val="none" w:sz="0" w:space="0" w:color="auto"/>
                <w:bottom w:val="none" w:sz="0" w:space="0" w:color="auto"/>
                <w:right w:val="none" w:sz="0" w:space="0" w:color="auto"/>
              </w:divBdr>
            </w:div>
            <w:div w:id="177933950">
              <w:marLeft w:val="0"/>
              <w:marRight w:val="0"/>
              <w:marTop w:val="0"/>
              <w:marBottom w:val="0"/>
              <w:divBdr>
                <w:top w:val="none" w:sz="0" w:space="0" w:color="auto"/>
                <w:left w:val="none" w:sz="0" w:space="0" w:color="auto"/>
                <w:bottom w:val="none" w:sz="0" w:space="0" w:color="auto"/>
                <w:right w:val="none" w:sz="0" w:space="0" w:color="auto"/>
              </w:divBdr>
            </w:div>
            <w:div w:id="2134205709">
              <w:marLeft w:val="0"/>
              <w:marRight w:val="0"/>
              <w:marTop w:val="0"/>
              <w:marBottom w:val="0"/>
              <w:divBdr>
                <w:top w:val="none" w:sz="0" w:space="0" w:color="auto"/>
                <w:left w:val="none" w:sz="0" w:space="0" w:color="auto"/>
                <w:bottom w:val="none" w:sz="0" w:space="0" w:color="auto"/>
                <w:right w:val="none" w:sz="0" w:space="0" w:color="auto"/>
              </w:divBdr>
            </w:div>
            <w:div w:id="1064908669">
              <w:marLeft w:val="0"/>
              <w:marRight w:val="0"/>
              <w:marTop w:val="0"/>
              <w:marBottom w:val="0"/>
              <w:divBdr>
                <w:top w:val="none" w:sz="0" w:space="0" w:color="auto"/>
                <w:left w:val="none" w:sz="0" w:space="0" w:color="auto"/>
                <w:bottom w:val="none" w:sz="0" w:space="0" w:color="auto"/>
                <w:right w:val="none" w:sz="0" w:space="0" w:color="auto"/>
              </w:divBdr>
            </w:div>
            <w:div w:id="1433092703">
              <w:marLeft w:val="0"/>
              <w:marRight w:val="0"/>
              <w:marTop w:val="0"/>
              <w:marBottom w:val="0"/>
              <w:divBdr>
                <w:top w:val="none" w:sz="0" w:space="0" w:color="auto"/>
                <w:left w:val="none" w:sz="0" w:space="0" w:color="auto"/>
                <w:bottom w:val="none" w:sz="0" w:space="0" w:color="auto"/>
                <w:right w:val="none" w:sz="0" w:space="0" w:color="auto"/>
              </w:divBdr>
            </w:div>
            <w:div w:id="1152722383">
              <w:marLeft w:val="0"/>
              <w:marRight w:val="0"/>
              <w:marTop w:val="0"/>
              <w:marBottom w:val="0"/>
              <w:divBdr>
                <w:top w:val="none" w:sz="0" w:space="0" w:color="auto"/>
                <w:left w:val="none" w:sz="0" w:space="0" w:color="auto"/>
                <w:bottom w:val="none" w:sz="0" w:space="0" w:color="auto"/>
                <w:right w:val="none" w:sz="0" w:space="0" w:color="auto"/>
              </w:divBdr>
            </w:div>
            <w:div w:id="2043479062">
              <w:marLeft w:val="0"/>
              <w:marRight w:val="0"/>
              <w:marTop w:val="0"/>
              <w:marBottom w:val="0"/>
              <w:divBdr>
                <w:top w:val="none" w:sz="0" w:space="0" w:color="auto"/>
                <w:left w:val="none" w:sz="0" w:space="0" w:color="auto"/>
                <w:bottom w:val="none" w:sz="0" w:space="0" w:color="auto"/>
                <w:right w:val="none" w:sz="0" w:space="0" w:color="auto"/>
              </w:divBdr>
            </w:div>
            <w:div w:id="1419909058">
              <w:marLeft w:val="0"/>
              <w:marRight w:val="0"/>
              <w:marTop w:val="0"/>
              <w:marBottom w:val="0"/>
              <w:divBdr>
                <w:top w:val="none" w:sz="0" w:space="0" w:color="auto"/>
                <w:left w:val="none" w:sz="0" w:space="0" w:color="auto"/>
                <w:bottom w:val="none" w:sz="0" w:space="0" w:color="auto"/>
                <w:right w:val="none" w:sz="0" w:space="0" w:color="auto"/>
              </w:divBdr>
            </w:div>
            <w:div w:id="1793786403">
              <w:marLeft w:val="0"/>
              <w:marRight w:val="0"/>
              <w:marTop w:val="0"/>
              <w:marBottom w:val="0"/>
              <w:divBdr>
                <w:top w:val="none" w:sz="0" w:space="0" w:color="auto"/>
                <w:left w:val="none" w:sz="0" w:space="0" w:color="auto"/>
                <w:bottom w:val="none" w:sz="0" w:space="0" w:color="auto"/>
                <w:right w:val="none" w:sz="0" w:space="0" w:color="auto"/>
              </w:divBdr>
            </w:div>
            <w:div w:id="235477639">
              <w:marLeft w:val="0"/>
              <w:marRight w:val="0"/>
              <w:marTop w:val="0"/>
              <w:marBottom w:val="0"/>
              <w:divBdr>
                <w:top w:val="none" w:sz="0" w:space="0" w:color="auto"/>
                <w:left w:val="none" w:sz="0" w:space="0" w:color="auto"/>
                <w:bottom w:val="none" w:sz="0" w:space="0" w:color="auto"/>
                <w:right w:val="none" w:sz="0" w:space="0" w:color="auto"/>
              </w:divBdr>
            </w:div>
            <w:div w:id="1157265472">
              <w:marLeft w:val="0"/>
              <w:marRight w:val="0"/>
              <w:marTop w:val="0"/>
              <w:marBottom w:val="0"/>
              <w:divBdr>
                <w:top w:val="none" w:sz="0" w:space="0" w:color="auto"/>
                <w:left w:val="none" w:sz="0" w:space="0" w:color="auto"/>
                <w:bottom w:val="none" w:sz="0" w:space="0" w:color="auto"/>
                <w:right w:val="none" w:sz="0" w:space="0" w:color="auto"/>
              </w:divBdr>
            </w:div>
            <w:div w:id="1288700613">
              <w:marLeft w:val="0"/>
              <w:marRight w:val="0"/>
              <w:marTop w:val="0"/>
              <w:marBottom w:val="0"/>
              <w:divBdr>
                <w:top w:val="none" w:sz="0" w:space="0" w:color="auto"/>
                <w:left w:val="none" w:sz="0" w:space="0" w:color="auto"/>
                <w:bottom w:val="none" w:sz="0" w:space="0" w:color="auto"/>
                <w:right w:val="none" w:sz="0" w:space="0" w:color="auto"/>
              </w:divBdr>
            </w:div>
            <w:div w:id="1183516828">
              <w:marLeft w:val="0"/>
              <w:marRight w:val="0"/>
              <w:marTop w:val="0"/>
              <w:marBottom w:val="0"/>
              <w:divBdr>
                <w:top w:val="none" w:sz="0" w:space="0" w:color="auto"/>
                <w:left w:val="none" w:sz="0" w:space="0" w:color="auto"/>
                <w:bottom w:val="none" w:sz="0" w:space="0" w:color="auto"/>
                <w:right w:val="none" w:sz="0" w:space="0" w:color="auto"/>
              </w:divBdr>
            </w:div>
            <w:div w:id="1151992190">
              <w:marLeft w:val="0"/>
              <w:marRight w:val="0"/>
              <w:marTop w:val="0"/>
              <w:marBottom w:val="0"/>
              <w:divBdr>
                <w:top w:val="none" w:sz="0" w:space="0" w:color="auto"/>
                <w:left w:val="none" w:sz="0" w:space="0" w:color="auto"/>
                <w:bottom w:val="none" w:sz="0" w:space="0" w:color="auto"/>
                <w:right w:val="none" w:sz="0" w:space="0" w:color="auto"/>
              </w:divBdr>
            </w:div>
            <w:div w:id="1153913327">
              <w:marLeft w:val="0"/>
              <w:marRight w:val="0"/>
              <w:marTop w:val="0"/>
              <w:marBottom w:val="0"/>
              <w:divBdr>
                <w:top w:val="none" w:sz="0" w:space="0" w:color="auto"/>
                <w:left w:val="none" w:sz="0" w:space="0" w:color="auto"/>
                <w:bottom w:val="none" w:sz="0" w:space="0" w:color="auto"/>
                <w:right w:val="none" w:sz="0" w:space="0" w:color="auto"/>
              </w:divBdr>
            </w:div>
            <w:div w:id="1387794682">
              <w:marLeft w:val="0"/>
              <w:marRight w:val="0"/>
              <w:marTop w:val="0"/>
              <w:marBottom w:val="0"/>
              <w:divBdr>
                <w:top w:val="none" w:sz="0" w:space="0" w:color="auto"/>
                <w:left w:val="none" w:sz="0" w:space="0" w:color="auto"/>
                <w:bottom w:val="none" w:sz="0" w:space="0" w:color="auto"/>
                <w:right w:val="none" w:sz="0" w:space="0" w:color="auto"/>
              </w:divBdr>
            </w:div>
            <w:div w:id="1659963949">
              <w:marLeft w:val="0"/>
              <w:marRight w:val="0"/>
              <w:marTop w:val="0"/>
              <w:marBottom w:val="0"/>
              <w:divBdr>
                <w:top w:val="none" w:sz="0" w:space="0" w:color="auto"/>
                <w:left w:val="none" w:sz="0" w:space="0" w:color="auto"/>
                <w:bottom w:val="none" w:sz="0" w:space="0" w:color="auto"/>
                <w:right w:val="none" w:sz="0" w:space="0" w:color="auto"/>
              </w:divBdr>
            </w:div>
            <w:div w:id="1629315798">
              <w:marLeft w:val="0"/>
              <w:marRight w:val="0"/>
              <w:marTop w:val="0"/>
              <w:marBottom w:val="0"/>
              <w:divBdr>
                <w:top w:val="none" w:sz="0" w:space="0" w:color="auto"/>
                <w:left w:val="none" w:sz="0" w:space="0" w:color="auto"/>
                <w:bottom w:val="none" w:sz="0" w:space="0" w:color="auto"/>
                <w:right w:val="none" w:sz="0" w:space="0" w:color="auto"/>
              </w:divBdr>
            </w:div>
            <w:div w:id="1476920478">
              <w:marLeft w:val="0"/>
              <w:marRight w:val="0"/>
              <w:marTop w:val="0"/>
              <w:marBottom w:val="0"/>
              <w:divBdr>
                <w:top w:val="none" w:sz="0" w:space="0" w:color="auto"/>
                <w:left w:val="none" w:sz="0" w:space="0" w:color="auto"/>
                <w:bottom w:val="none" w:sz="0" w:space="0" w:color="auto"/>
                <w:right w:val="none" w:sz="0" w:space="0" w:color="auto"/>
              </w:divBdr>
            </w:div>
            <w:div w:id="757671616">
              <w:marLeft w:val="0"/>
              <w:marRight w:val="0"/>
              <w:marTop w:val="0"/>
              <w:marBottom w:val="0"/>
              <w:divBdr>
                <w:top w:val="none" w:sz="0" w:space="0" w:color="auto"/>
                <w:left w:val="none" w:sz="0" w:space="0" w:color="auto"/>
                <w:bottom w:val="none" w:sz="0" w:space="0" w:color="auto"/>
                <w:right w:val="none" w:sz="0" w:space="0" w:color="auto"/>
              </w:divBdr>
            </w:div>
            <w:div w:id="728842236">
              <w:marLeft w:val="0"/>
              <w:marRight w:val="0"/>
              <w:marTop w:val="0"/>
              <w:marBottom w:val="0"/>
              <w:divBdr>
                <w:top w:val="none" w:sz="0" w:space="0" w:color="auto"/>
                <w:left w:val="none" w:sz="0" w:space="0" w:color="auto"/>
                <w:bottom w:val="none" w:sz="0" w:space="0" w:color="auto"/>
                <w:right w:val="none" w:sz="0" w:space="0" w:color="auto"/>
              </w:divBdr>
            </w:div>
            <w:div w:id="1141921354">
              <w:marLeft w:val="0"/>
              <w:marRight w:val="0"/>
              <w:marTop w:val="0"/>
              <w:marBottom w:val="0"/>
              <w:divBdr>
                <w:top w:val="none" w:sz="0" w:space="0" w:color="auto"/>
                <w:left w:val="none" w:sz="0" w:space="0" w:color="auto"/>
                <w:bottom w:val="none" w:sz="0" w:space="0" w:color="auto"/>
                <w:right w:val="none" w:sz="0" w:space="0" w:color="auto"/>
              </w:divBdr>
            </w:div>
            <w:div w:id="1801265785">
              <w:marLeft w:val="0"/>
              <w:marRight w:val="0"/>
              <w:marTop w:val="0"/>
              <w:marBottom w:val="0"/>
              <w:divBdr>
                <w:top w:val="none" w:sz="0" w:space="0" w:color="auto"/>
                <w:left w:val="none" w:sz="0" w:space="0" w:color="auto"/>
                <w:bottom w:val="none" w:sz="0" w:space="0" w:color="auto"/>
                <w:right w:val="none" w:sz="0" w:space="0" w:color="auto"/>
              </w:divBdr>
            </w:div>
            <w:div w:id="453064167">
              <w:marLeft w:val="0"/>
              <w:marRight w:val="0"/>
              <w:marTop w:val="0"/>
              <w:marBottom w:val="0"/>
              <w:divBdr>
                <w:top w:val="none" w:sz="0" w:space="0" w:color="auto"/>
                <w:left w:val="none" w:sz="0" w:space="0" w:color="auto"/>
                <w:bottom w:val="none" w:sz="0" w:space="0" w:color="auto"/>
                <w:right w:val="none" w:sz="0" w:space="0" w:color="auto"/>
              </w:divBdr>
            </w:div>
            <w:div w:id="1713573438">
              <w:marLeft w:val="0"/>
              <w:marRight w:val="0"/>
              <w:marTop w:val="0"/>
              <w:marBottom w:val="0"/>
              <w:divBdr>
                <w:top w:val="none" w:sz="0" w:space="0" w:color="auto"/>
                <w:left w:val="none" w:sz="0" w:space="0" w:color="auto"/>
                <w:bottom w:val="none" w:sz="0" w:space="0" w:color="auto"/>
                <w:right w:val="none" w:sz="0" w:space="0" w:color="auto"/>
              </w:divBdr>
            </w:div>
            <w:div w:id="1918710310">
              <w:marLeft w:val="0"/>
              <w:marRight w:val="0"/>
              <w:marTop w:val="0"/>
              <w:marBottom w:val="0"/>
              <w:divBdr>
                <w:top w:val="none" w:sz="0" w:space="0" w:color="auto"/>
                <w:left w:val="none" w:sz="0" w:space="0" w:color="auto"/>
                <w:bottom w:val="none" w:sz="0" w:space="0" w:color="auto"/>
                <w:right w:val="none" w:sz="0" w:space="0" w:color="auto"/>
              </w:divBdr>
            </w:div>
            <w:div w:id="1673071011">
              <w:marLeft w:val="0"/>
              <w:marRight w:val="0"/>
              <w:marTop w:val="0"/>
              <w:marBottom w:val="0"/>
              <w:divBdr>
                <w:top w:val="none" w:sz="0" w:space="0" w:color="auto"/>
                <w:left w:val="none" w:sz="0" w:space="0" w:color="auto"/>
                <w:bottom w:val="none" w:sz="0" w:space="0" w:color="auto"/>
                <w:right w:val="none" w:sz="0" w:space="0" w:color="auto"/>
              </w:divBdr>
            </w:div>
            <w:div w:id="801727952">
              <w:marLeft w:val="0"/>
              <w:marRight w:val="0"/>
              <w:marTop w:val="0"/>
              <w:marBottom w:val="0"/>
              <w:divBdr>
                <w:top w:val="none" w:sz="0" w:space="0" w:color="auto"/>
                <w:left w:val="none" w:sz="0" w:space="0" w:color="auto"/>
                <w:bottom w:val="none" w:sz="0" w:space="0" w:color="auto"/>
                <w:right w:val="none" w:sz="0" w:space="0" w:color="auto"/>
              </w:divBdr>
            </w:div>
            <w:div w:id="1901401962">
              <w:marLeft w:val="0"/>
              <w:marRight w:val="0"/>
              <w:marTop w:val="0"/>
              <w:marBottom w:val="0"/>
              <w:divBdr>
                <w:top w:val="none" w:sz="0" w:space="0" w:color="auto"/>
                <w:left w:val="none" w:sz="0" w:space="0" w:color="auto"/>
                <w:bottom w:val="none" w:sz="0" w:space="0" w:color="auto"/>
                <w:right w:val="none" w:sz="0" w:space="0" w:color="auto"/>
              </w:divBdr>
            </w:div>
            <w:div w:id="1319724991">
              <w:marLeft w:val="0"/>
              <w:marRight w:val="0"/>
              <w:marTop w:val="0"/>
              <w:marBottom w:val="0"/>
              <w:divBdr>
                <w:top w:val="none" w:sz="0" w:space="0" w:color="auto"/>
                <w:left w:val="none" w:sz="0" w:space="0" w:color="auto"/>
                <w:bottom w:val="none" w:sz="0" w:space="0" w:color="auto"/>
                <w:right w:val="none" w:sz="0" w:space="0" w:color="auto"/>
              </w:divBdr>
            </w:div>
            <w:div w:id="754741451">
              <w:marLeft w:val="0"/>
              <w:marRight w:val="0"/>
              <w:marTop w:val="0"/>
              <w:marBottom w:val="0"/>
              <w:divBdr>
                <w:top w:val="none" w:sz="0" w:space="0" w:color="auto"/>
                <w:left w:val="none" w:sz="0" w:space="0" w:color="auto"/>
                <w:bottom w:val="none" w:sz="0" w:space="0" w:color="auto"/>
                <w:right w:val="none" w:sz="0" w:space="0" w:color="auto"/>
              </w:divBdr>
            </w:div>
            <w:div w:id="1074623189">
              <w:marLeft w:val="0"/>
              <w:marRight w:val="0"/>
              <w:marTop w:val="0"/>
              <w:marBottom w:val="0"/>
              <w:divBdr>
                <w:top w:val="none" w:sz="0" w:space="0" w:color="auto"/>
                <w:left w:val="none" w:sz="0" w:space="0" w:color="auto"/>
                <w:bottom w:val="none" w:sz="0" w:space="0" w:color="auto"/>
                <w:right w:val="none" w:sz="0" w:space="0" w:color="auto"/>
              </w:divBdr>
            </w:div>
            <w:div w:id="1926723120">
              <w:marLeft w:val="0"/>
              <w:marRight w:val="0"/>
              <w:marTop w:val="0"/>
              <w:marBottom w:val="0"/>
              <w:divBdr>
                <w:top w:val="none" w:sz="0" w:space="0" w:color="auto"/>
                <w:left w:val="none" w:sz="0" w:space="0" w:color="auto"/>
                <w:bottom w:val="none" w:sz="0" w:space="0" w:color="auto"/>
                <w:right w:val="none" w:sz="0" w:space="0" w:color="auto"/>
              </w:divBdr>
            </w:div>
            <w:div w:id="863054627">
              <w:marLeft w:val="0"/>
              <w:marRight w:val="0"/>
              <w:marTop w:val="0"/>
              <w:marBottom w:val="0"/>
              <w:divBdr>
                <w:top w:val="none" w:sz="0" w:space="0" w:color="auto"/>
                <w:left w:val="none" w:sz="0" w:space="0" w:color="auto"/>
                <w:bottom w:val="none" w:sz="0" w:space="0" w:color="auto"/>
                <w:right w:val="none" w:sz="0" w:space="0" w:color="auto"/>
              </w:divBdr>
            </w:div>
            <w:div w:id="2000621742">
              <w:marLeft w:val="0"/>
              <w:marRight w:val="0"/>
              <w:marTop w:val="0"/>
              <w:marBottom w:val="0"/>
              <w:divBdr>
                <w:top w:val="none" w:sz="0" w:space="0" w:color="auto"/>
                <w:left w:val="none" w:sz="0" w:space="0" w:color="auto"/>
                <w:bottom w:val="none" w:sz="0" w:space="0" w:color="auto"/>
                <w:right w:val="none" w:sz="0" w:space="0" w:color="auto"/>
              </w:divBdr>
            </w:div>
            <w:div w:id="1688632438">
              <w:marLeft w:val="0"/>
              <w:marRight w:val="0"/>
              <w:marTop w:val="0"/>
              <w:marBottom w:val="0"/>
              <w:divBdr>
                <w:top w:val="none" w:sz="0" w:space="0" w:color="auto"/>
                <w:left w:val="none" w:sz="0" w:space="0" w:color="auto"/>
                <w:bottom w:val="none" w:sz="0" w:space="0" w:color="auto"/>
                <w:right w:val="none" w:sz="0" w:space="0" w:color="auto"/>
              </w:divBdr>
            </w:div>
            <w:div w:id="1560360103">
              <w:marLeft w:val="0"/>
              <w:marRight w:val="0"/>
              <w:marTop w:val="0"/>
              <w:marBottom w:val="0"/>
              <w:divBdr>
                <w:top w:val="none" w:sz="0" w:space="0" w:color="auto"/>
                <w:left w:val="none" w:sz="0" w:space="0" w:color="auto"/>
                <w:bottom w:val="none" w:sz="0" w:space="0" w:color="auto"/>
                <w:right w:val="none" w:sz="0" w:space="0" w:color="auto"/>
              </w:divBdr>
            </w:div>
            <w:div w:id="2087219303">
              <w:marLeft w:val="0"/>
              <w:marRight w:val="0"/>
              <w:marTop w:val="0"/>
              <w:marBottom w:val="0"/>
              <w:divBdr>
                <w:top w:val="none" w:sz="0" w:space="0" w:color="auto"/>
                <w:left w:val="none" w:sz="0" w:space="0" w:color="auto"/>
                <w:bottom w:val="none" w:sz="0" w:space="0" w:color="auto"/>
                <w:right w:val="none" w:sz="0" w:space="0" w:color="auto"/>
              </w:divBdr>
            </w:div>
            <w:div w:id="1103497269">
              <w:marLeft w:val="0"/>
              <w:marRight w:val="0"/>
              <w:marTop w:val="0"/>
              <w:marBottom w:val="0"/>
              <w:divBdr>
                <w:top w:val="none" w:sz="0" w:space="0" w:color="auto"/>
                <w:left w:val="none" w:sz="0" w:space="0" w:color="auto"/>
                <w:bottom w:val="none" w:sz="0" w:space="0" w:color="auto"/>
                <w:right w:val="none" w:sz="0" w:space="0" w:color="auto"/>
              </w:divBdr>
            </w:div>
            <w:div w:id="1386223775">
              <w:marLeft w:val="0"/>
              <w:marRight w:val="0"/>
              <w:marTop w:val="0"/>
              <w:marBottom w:val="0"/>
              <w:divBdr>
                <w:top w:val="none" w:sz="0" w:space="0" w:color="auto"/>
                <w:left w:val="none" w:sz="0" w:space="0" w:color="auto"/>
                <w:bottom w:val="none" w:sz="0" w:space="0" w:color="auto"/>
                <w:right w:val="none" w:sz="0" w:space="0" w:color="auto"/>
              </w:divBdr>
            </w:div>
            <w:div w:id="287518975">
              <w:marLeft w:val="0"/>
              <w:marRight w:val="0"/>
              <w:marTop w:val="0"/>
              <w:marBottom w:val="0"/>
              <w:divBdr>
                <w:top w:val="none" w:sz="0" w:space="0" w:color="auto"/>
                <w:left w:val="none" w:sz="0" w:space="0" w:color="auto"/>
                <w:bottom w:val="none" w:sz="0" w:space="0" w:color="auto"/>
                <w:right w:val="none" w:sz="0" w:space="0" w:color="auto"/>
              </w:divBdr>
            </w:div>
            <w:div w:id="1028602464">
              <w:marLeft w:val="0"/>
              <w:marRight w:val="0"/>
              <w:marTop w:val="0"/>
              <w:marBottom w:val="0"/>
              <w:divBdr>
                <w:top w:val="none" w:sz="0" w:space="0" w:color="auto"/>
                <w:left w:val="none" w:sz="0" w:space="0" w:color="auto"/>
                <w:bottom w:val="none" w:sz="0" w:space="0" w:color="auto"/>
                <w:right w:val="none" w:sz="0" w:space="0" w:color="auto"/>
              </w:divBdr>
            </w:div>
            <w:div w:id="528299624">
              <w:marLeft w:val="0"/>
              <w:marRight w:val="0"/>
              <w:marTop w:val="0"/>
              <w:marBottom w:val="0"/>
              <w:divBdr>
                <w:top w:val="none" w:sz="0" w:space="0" w:color="auto"/>
                <w:left w:val="none" w:sz="0" w:space="0" w:color="auto"/>
                <w:bottom w:val="none" w:sz="0" w:space="0" w:color="auto"/>
                <w:right w:val="none" w:sz="0" w:space="0" w:color="auto"/>
              </w:divBdr>
            </w:div>
            <w:div w:id="1367754638">
              <w:marLeft w:val="0"/>
              <w:marRight w:val="0"/>
              <w:marTop w:val="0"/>
              <w:marBottom w:val="0"/>
              <w:divBdr>
                <w:top w:val="none" w:sz="0" w:space="0" w:color="auto"/>
                <w:left w:val="none" w:sz="0" w:space="0" w:color="auto"/>
                <w:bottom w:val="none" w:sz="0" w:space="0" w:color="auto"/>
                <w:right w:val="none" w:sz="0" w:space="0" w:color="auto"/>
              </w:divBdr>
            </w:div>
            <w:div w:id="991102543">
              <w:marLeft w:val="0"/>
              <w:marRight w:val="0"/>
              <w:marTop w:val="0"/>
              <w:marBottom w:val="0"/>
              <w:divBdr>
                <w:top w:val="none" w:sz="0" w:space="0" w:color="auto"/>
                <w:left w:val="none" w:sz="0" w:space="0" w:color="auto"/>
                <w:bottom w:val="none" w:sz="0" w:space="0" w:color="auto"/>
                <w:right w:val="none" w:sz="0" w:space="0" w:color="auto"/>
              </w:divBdr>
            </w:div>
            <w:div w:id="32852649">
              <w:marLeft w:val="0"/>
              <w:marRight w:val="0"/>
              <w:marTop w:val="0"/>
              <w:marBottom w:val="0"/>
              <w:divBdr>
                <w:top w:val="none" w:sz="0" w:space="0" w:color="auto"/>
                <w:left w:val="none" w:sz="0" w:space="0" w:color="auto"/>
                <w:bottom w:val="none" w:sz="0" w:space="0" w:color="auto"/>
                <w:right w:val="none" w:sz="0" w:space="0" w:color="auto"/>
              </w:divBdr>
            </w:div>
            <w:div w:id="1293092379">
              <w:marLeft w:val="0"/>
              <w:marRight w:val="0"/>
              <w:marTop w:val="0"/>
              <w:marBottom w:val="0"/>
              <w:divBdr>
                <w:top w:val="none" w:sz="0" w:space="0" w:color="auto"/>
                <w:left w:val="none" w:sz="0" w:space="0" w:color="auto"/>
                <w:bottom w:val="none" w:sz="0" w:space="0" w:color="auto"/>
                <w:right w:val="none" w:sz="0" w:space="0" w:color="auto"/>
              </w:divBdr>
            </w:div>
            <w:div w:id="928199080">
              <w:marLeft w:val="0"/>
              <w:marRight w:val="0"/>
              <w:marTop w:val="0"/>
              <w:marBottom w:val="0"/>
              <w:divBdr>
                <w:top w:val="none" w:sz="0" w:space="0" w:color="auto"/>
                <w:left w:val="none" w:sz="0" w:space="0" w:color="auto"/>
                <w:bottom w:val="none" w:sz="0" w:space="0" w:color="auto"/>
                <w:right w:val="none" w:sz="0" w:space="0" w:color="auto"/>
              </w:divBdr>
            </w:div>
            <w:div w:id="294795610">
              <w:marLeft w:val="0"/>
              <w:marRight w:val="0"/>
              <w:marTop w:val="0"/>
              <w:marBottom w:val="0"/>
              <w:divBdr>
                <w:top w:val="none" w:sz="0" w:space="0" w:color="auto"/>
                <w:left w:val="none" w:sz="0" w:space="0" w:color="auto"/>
                <w:bottom w:val="none" w:sz="0" w:space="0" w:color="auto"/>
                <w:right w:val="none" w:sz="0" w:space="0" w:color="auto"/>
              </w:divBdr>
            </w:div>
            <w:div w:id="1481266700">
              <w:marLeft w:val="0"/>
              <w:marRight w:val="0"/>
              <w:marTop w:val="0"/>
              <w:marBottom w:val="0"/>
              <w:divBdr>
                <w:top w:val="none" w:sz="0" w:space="0" w:color="auto"/>
                <w:left w:val="none" w:sz="0" w:space="0" w:color="auto"/>
                <w:bottom w:val="none" w:sz="0" w:space="0" w:color="auto"/>
                <w:right w:val="none" w:sz="0" w:space="0" w:color="auto"/>
              </w:divBdr>
            </w:div>
            <w:div w:id="506672336">
              <w:marLeft w:val="0"/>
              <w:marRight w:val="0"/>
              <w:marTop w:val="0"/>
              <w:marBottom w:val="0"/>
              <w:divBdr>
                <w:top w:val="none" w:sz="0" w:space="0" w:color="auto"/>
                <w:left w:val="none" w:sz="0" w:space="0" w:color="auto"/>
                <w:bottom w:val="none" w:sz="0" w:space="0" w:color="auto"/>
                <w:right w:val="none" w:sz="0" w:space="0" w:color="auto"/>
              </w:divBdr>
            </w:div>
            <w:div w:id="949698468">
              <w:marLeft w:val="0"/>
              <w:marRight w:val="0"/>
              <w:marTop w:val="0"/>
              <w:marBottom w:val="0"/>
              <w:divBdr>
                <w:top w:val="none" w:sz="0" w:space="0" w:color="auto"/>
                <w:left w:val="none" w:sz="0" w:space="0" w:color="auto"/>
                <w:bottom w:val="none" w:sz="0" w:space="0" w:color="auto"/>
                <w:right w:val="none" w:sz="0" w:space="0" w:color="auto"/>
              </w:divBdr>
            </w:div>
            <w:div w:id="472798758">
              <w:marLeft w:val="0"/>
              <w:marRight w:val="0"/>
              <w:marTop w:val="0"/>
              <w:marBottom w:val="0"/>
              <w:divBdr>
                <w:top w:val="none" w:sz="0" w:space="0" w:color="auto"/>
                <w:left w:val="none" w:sz="0" w:space="0" w:color="auto"/>
                <w:bottom w:val="none" w:sz="0" w:space="0" w:color="auto"/>
                <w:right w:val="none" w:sz="0" w:space="0" w:color="auto"/>
              </w:divBdr>
            </w:div>
            <w:div w:id="531260010">
              <w:marLeft w:val="0"/>
              <w:marRight w:val="0"/>
              <w:marTop w:val="0"/>
              <w:marBottom w:val="0"/>
              <w:divBdr>
                <w:top w:val="none" w:sz="0" w:space="0" w:color="auto"/>
                <w:left w:val="none" w:sz="0" w:space="0" w:color="auto"/>
                <w:bottom w:val="none" w:sz="0" w:space="0" w:color="auto"/>
                <w:right w:val="none" w:sz="0" w:space="0" w:color="auto"/>
              </w:divBdr>
            </w:div>
            <w:div w:id="561647348">
              <w:marLeft w:val="0"/>
              <w:marRight w:val="0"/>
              <w:marTop w:val="0"/>
              <w:marBottom w:val="0"/>
              <w:divBdr>
                <w:top w:val="none" w:sz="0" w:space="0" w:color="auto"/>
                <w:left w:val="none" w:sz="0" w:space="0" w:color="auto"/>
                <w:bottom w:val="none" w:sz="0" w:space="0" w:color="auto"/>
                <w:right w:val="none" w:sz="0" w:space="0" w:color="auto"/>
              </w:divBdr>
            </w:div>
            <w:div w:id="757795034">
              <w:marLeft w:val="0"/>
              <w:marRight w:val="0"/>
              <w:marTop w:val="0"/>
              <w:marBottom w:val="0"/>
              <w:divBdr>
                <w:top w:val="none" w:sz="0" w:space="0" w:color="auto"/>
                <w:left w:val="none" w:sz="0" w:space="0" w:color="auto"/>
                <w:bottom w:val="none" w:sz="0" w:space="0" w:color="auto"/>
                <w:right w:val="none" w:sz="0" w:space="0" w:color="auto"/>
              </w:divBdr>
            </w:div>
            <w:div w:id="395862387">
              <w:marLeft w:val="0"/>
              <w:marRight w:val="0"/>
              <w:marTop w:val="0"/>
              <w:marBottom w:val="0"/>
              <w:divBdr>
                <w:top w:val="none" w:sz="0" w:space="0" w:color="auto"/>
                <w:left w:val="none" w:sz="0" w:space="0" w:color="auto"/>
                <w:bottom w:val="none" w:sz="0" w:space="0" w:color="auto"/>
                <w:right w:val="none" w:sz="0" w:space="0" w:color="auto"/>
              </w:divBdr>
            </w:div>
            <w:div w:id="192378568">
              <w:marLeft w:val="0"/>
              <w:marRight w:val="0"/>
              <w:marTop w:val="0"/>
              <w:marBottom w:val="0"/>
              <w:divBdr>
                <w:top w:val="none" w:sz="0" w:space="0" w:color="auto"/>
                <w:left w:val="none" w:sz="0" w:space="0" w:color="auto"/>
                <w:bottom w:val="none" w:sz="0" w:space="0" w:color="auto"/>
                <w:right w:val="none" w:sz="0" w:space="0" w:color="auto"/>
              </w:divBdr>
            </w:div>
            <w:div w:id="1992175477">
              <w:marLeft w:val="0"/>
              <w:marRight w:val="0"/>
              <w:marTop w:val="0"/>
              <w:marBottom w:val="0"/>
              <w:divBdr>
                <w:top w:val="none" w:sz="0" w:space="0" w:color="auto"/>
                <w:left w:val="none" w:sz="0" w:space="0" w:color="auto"/>
                <w:bottom w:val="none" w:sz="0" w:space="0" w:color="auto"/>
                <w:right w:val="none" w:sz="0" w:space="0" w:color="auto"/>
              </w:divBdr>
            </w:div>
            <w:div w:id="1104181589">
              <w:marLeft w:val="0"/>
              <w:marRight w:val="0"/>
              <w:marTop w:val="0"/>
              <w:marBottom w:val="0"/>
              <w:divBdr>
                <w:top w:val="none" w:sz="0" w:space="0" w:color="auto"/>
                <w:left w:val="none" w:sz="0" w:space="0" w:color="auto"/>
                <w:bottom w:val="none" w:sz="0" w:space="0" w:color="auto"/>
                <w:right w:val="none" w:sz="0" w:space="0" w:color="auto"/>
              </w:divBdr>
            </w:div>
            <w:div w:id="1655641096">
              <w:marLeft w:val="0"/>
              <w:marRight w:val="0"/>
              <w:marTop w:val="0"/>
              <w:marBottom w:val="0"/>
              <w:divBdr>
                <w:top w:val="none" w:sz="0" w:space="0" w:color="auto"/>
                <w:left w:val="none" w:sz="0" w:space="0" w:color="auto"/>
                <w:bottom w:val="none" w:sz="0" w:space="0" w:color="auto"/>
                <w:right w:val="none" w:sz="0" w:space="0" w:color="auto"/>
              </w:divBdr>
            </w:div>
            <w:div w:id="212692048">
              <w:marLeft w:val="0"/>
              <w:marRight w:val="0"/>
              <w:marTop w:val="0"/>
              <w:marBottom w:val="0"/>
              <w:divBdr>
                <w:top w:val="none" w:sz="0" w:space="0" w:color="auto"/>
                <w:left w:val="none" w:sz="0" w:space="0" w:color="auto"/>
                <w:bottom w:val="none" w:sz="0" w:space="0" w:color="auto"/>
                <w:right w:val="none" w:sz="0" w:space="0" w:color="auto"/>
              </w:divBdr>
            </w:div>
            <w:div w:id="1349988245">
              <w:marLeft w:val="0"/>
              <w:marRight w:val="0"/>
              <w:marTop w:val="0"/>
              <w:marBottom w:val="0"/>
              <w:divBdr>
                <w:top w:val="none" w:sz="0" w:space="0" w:color="auto"/>
                <w:left w:val="none" w:sz="0" w:space="0" w:color="auto"/>
                <w:bottom w:val="none" w:sz="0" w:space="0" w:color="auto"/>
                <w:right w:val="none" w:sz="0" w:space="0" w:color="auto"/>
              </w:divBdr>
            </w:div>
            <w:div w:id="1823233842">
              <w:marLeft w:val="0"/>
              <w:marRight w:val="0"/>
              <w:marTop w:val="0"/>
              <w:marBottom w:val="0"/>
              <w:divBdr>
                <w:top w:val="none" w:sz="0" w:space="0" w:color="auto"/>
                <w:left w:val="none" w:sz="0" w:space="0" w:color="auto"/>
                <w:bottom w:val="none" w:sz="0" w:space="0" w:color="auto"/>
                <w:right w:val="none" w:sz="0" w:space="0" w:color="auto"/>
              </w:divBdr>
            </w:div>
            <w:div w:id="859201458">
              <w:marLeft w:val="0"/>
              <w:marRight w:val="0"/>
              <w:marTop w:val="0"/>
              <w:marBottom w:val="0"/>
              <w:divBdr>
                <w:top w:val="none" w:sz="0" w:space="0" w:color="auto"/>
                <w:left w:val="none" w:sz="0" w:space="0" w:color="auto"/>
                <w:bottom w:val="none" w:sz="0" w:space="0" w:color="auto"/>
                <w:right w:val="none" w:sz="0" w:space="0" w:color="auto"/>
              </w:divBdr>
            </w:div>
            <w:div w:id="1724988062">
              <w:marLeft w:val="0"/>
              <w:marRight w:val="0"/>
              <w:marTop w:val="0"/>
              <w:marBottom w:val="0"/>
              <w:divBdr>
                <w:top w:val="none" w:sz="0" w:space="0" w:color="auto"/>
                <w:left w:val="none" w:sz="0" w:space="0" w:color="auto"/>
                <w:bottom w:val="none" w:sz="0" w:space="0" w:color="auto"/>
                <w:right w:val="none" w:sz="0" w:space="0" w:color="auto"/>
              </w:divBdr>
            </w:div>
            <w:div w:id="1478379696">
              <w:marLeft w:val="0"/>
              <w:marRight w:val="0"/>
              <w:marTop w:val="0"/>
              <w:marBottom w:val="0"/>
              <w:divBdr>
                <w:top w:val="none" w:sz="0" w:space="0" w:color="auto"/>
                <w:left w:val="none" w:sz="0" w:space="0" w:color="auto"/>
                <w:bottom w:val="none" w:sz="0" w:space="0" w:color="auto"/>
                <w:right w:val="none" w:sz="0" w:space="0" w:color="auto"/>
              </w:divBdr>
            </w:div>
            <w:div w:id="792482990">
              <w:marLeft w:val="0"/>
              <w:marRight w:val="0"/>
              <w:marTop w:val="0"/>
              <w:marBottom w:val="0"/>
              <w:divBdr>
                <w:top w:val="none" w:sz="0" w:space="0" w:color="auto"/>
                <w:left w:val="none" w:sz="0" w:space="0" w:color="auto"/>
                <w:bottom w:val="none" w:sz="0" w:space="0" w:color="auto"/>
                <w:right w:val="none" w:sz="0" w:space="0" w:color="auto"/>
              </w:divBdr>
            </w:div>
            <w:div w:id="1023677482">
              <w:marLeft w:val="0"/>
              <w:marRight w:val="0"/>
              <w:marTop w:val="0"/>
              <w:marBottom w:val="0"/>
              <w:divBdr>
                <w:top w:val="none" w:sz="0" w:space="0" w:color="auto"/>
                <w:left w:val="none" w:sz="0" w:space="0" w:color="auto"/>
                <w:bottom w:val="none" w:sz="0" w:space="0" w:color="auto"/>
                <w:right w:val="none" w:sz="0" w:space="0" w:color="auto"/>
              </w:divBdr>
            </w:div>
            <w:div w:id="541526152">
              <w:marLeft w:val="0"/>
              <w:marRight w:val="0"/>
              <w:marTop w:val="0"/>
              <w:marBottom w:val="0"/>
              <w:divBdr>
                <w:top w:val="none" w:sz="0" w:space="0" w:color="auto"/>
                <w:left w:val="none" w:sz="0" w:space="0" w:color="auto"/>
                <w:bottom w:val="none" w:sz="0" w:space="0" w:color="auto"/>
                <w:right w:val="none" w:sz="0" w:space="0" w:color="auto"/>
              </w:divBdr>
            </w:div>
            <w:div w:id="1101875844">
              <w:marLeft w:val="0"/>
              <w:marRight w:val="0"/>
              <w:marTop w:val="0"/>
              <w:marBottom w:val="0"/>
              <w:divBdr>
                <w:top w:val="none" w:sz="0" w:space="0" w:color="auto"/>
                <w:left w:val="none" w:sz="0" w:space="0" w:color="auto"/>
                <w:bottom w:val="none" w:sz="0" w:space="0" w:color="auto"/>
                <w:right w:val="none" w:sz="0" w:space="0" w:color="auto"/>
              </w:divBdr>
            </w:div>
            <w:div w:id="11143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2719">
      <w:bodyDiv w:val="1"/>
      <w:marLeft w:val="0"/>
      <w:marRight w:val="0"/>
      <w:marTop w:val="0"/>
      <w:marBottom w:val="0"/>
      <w:divBdr>
        <w:top w:val="none" w:sz="0" w:space="0" w:color="auto"/>
        <w:left w:val="none" w:sz="0" w:space="0" w:color="auto"/>
        <w:bottom w:val="none" w:sz="0" w:space="0" w:color="auto"/>
        <w:right w:val="none" w:sz="0" w:space="0" w:color="auto"/>
      </w:divBdr>
      <w:divsChild>
        <w:div w:id="2066566297">
          <w:marLeft w:val="0"/>
          <w:marRight w:val="0"/>
          <w:marTop w:val="0"/>
          <w:marBottom w:val="0"/>
          <w:divBdr>
            <w:top w:val="none" w:sz="0" w:space="0" w:color="auto"/>
            <w:left w:val="none" w:sz="0" w:space="0" w:color="auto"/>
            <w:bottom w:val="none" w:sz="0" w:space="0" w:color="auto"/>
            <w:right w:val="none" w:sz="0" w:space="0" w:color="auto"/>
          </w:divBdr>
          <w:divsChild>
            <w:div w:id="143469696">
              <w:marLeft w:val="0"/>
              <w:marRight w:val="0"/>
              <w:marTop w:val="0"/>
              <w:marBottom w:val="0"/>
              <w:divBdr>
                <w:top w:val="none" w:sz="0" w:space="0" w:color="auto"/>
                <w:left w:val="none" w:sz="0" w:space="0" w:color="auto"/>
                <w:bottom w:val="none" w:sz="0" w:space="0" w:color="auto"/>
                <w:right w:val="none" w:sz="0" w:space="0" w:color="auto"/>
              </w:divBdr>
            </w:div>
            <w:div w:id="1009917266">
              <w:marLeft w:val="0"/>
              <w:marRight w:val="0"/>
              <w:marTop w:val="0"/>
              <w:marBottom w:val="0"/>
              <w:divBdr>
                <w:top w:val="none" w:sz="0" w:space="0" w:color="auto"/>
                <w:left w:val="none" w:sz="0" w:space="0" w:color="auto"/>
                <w:bottom w:val="none" w:sz="0" w:space="0" w:color="auto"/>
                <w:right w:val="none" w:sz="0" w:space="0" w:color="auto"/>
              </w:divBdr>
            </w:div>
            <w:div w:id="1422799702">
              <w:marLeft w:val="0"/>
              <w:marRight w:val="0"/>
              <w:marTop w:val="0"/>
              <w:marBottom w:val="0"/>
              <w:divBdr>
                <w:top w:val="none" w:sz="0" w:space="0" w:color="auto"/>
                <w:left w:val="none" w:sz="0" w:space="0" w:color="auto"/>
                <w:bottom w:val="none" w:sz="0" w:space="0" w:color="auto"/>
                <w:right w:val="none" w:sz="0" w:space="0" w:color="auto"/>
              </w:divBdr>
            </w:div>
            <w:div w:id="321785798">
              <w:marLeft w:val="0"/>
              <w:marRight w:val="0"/>
              <w:marTop w:val="0"/>
              <w:marBottom w:val="0"/>
              <w:divBdr>
                <w:top w:val="none" w:sz="0" w:space="0" w:color="auto"/>
                <w:left w:val="none" w:sz="0" w:space="0" w:color="auto"/>
                <w:bottom w:val="none" w:sz="0" w:space="0" w:color="auto"/>
                <w:right w:val="none" w:sz="0" w:space="0" w:color="auto"/>
              </w:divBdr>
            </w:div>
            <w:div w:id="878980066">
              <w:marLeft w:val="0"/>
              <w:marRight w:val="0"/>
              <w:marTop w:val="0"/>
              <w:marBottom w:val="0"/>
              <w:divBdr>
                <w:top w:val="none" w:sz="0" w:space="0" w:color="auto"/>
                <w:left w:val="none" w:sz="0" w:space="0" w:color="auto"/>
                <w:bottom w:val="none" w:sz="0" w:space="0" w:color="auto"/>
                <w:right w:val="none" w:sz="0" w:space="0" w:color="auto"/>
              </w:divBdr>
            </w:div>
            <w:div w:id="4566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6239">
      <w:bodyDiv w:val="1"/>
      <w:marLeft w:val="0"/>
      <w:marRight w:val="0"/>
      <w:marTop w:val="0"/>
      <w:marBottom w:val="0"/>
      <w:divBdr>
        <w:top w:val="none" w:sz="0" w:space="0" w:color="auto"/>
        <w:left w:val="none" w:sz="0" w:space="0" w:color="auto"/>
        <w:bottom w:val="none" w:sz="0" w:space="0" w:color="auto"/>
        <w:right w:val="none" w:sz="0" w:space="0" w:color="auto"/>
      </w:divBdr>
    </w:div>
    <w:div w:id="786387003">
      <w:bodyDiv w:val="1"/>
      <w:marLeft w:val="0"/>
      <w:marRight w:val="0"/>
      <w:marTop w:val="0"/>
      <w:marBottom w:val="0"/>
      <w:divBdr>
        <w:top w:val="none" w:sz="0" w:space="0" w:color="auto"/>
        <w:left w:val="none" w:sz="0" w:space="0" w:color="auto"/>
        <w:bottom w:val="none" w:sz="0" w:space="0" w:color="auto"/>
        <w:right w:val="none" w:sz="0" w:space="0" w:color="auto"/>
      </w:divBdr>
    </w:div>
    <w:div w:id="929894871">
      <w:bodyDiv w:val="1"/>
      <w:marLeft w:val="0"/>
      <w:marRight w:val="0"/>
      <w:marTop w:val="0"/>
      <w:marBottom w:val="0"/>
      <w:divBdr>
        <w:top w:val="none" w:sz="0" w:space="0" w:color="auto"/>
        <w:left w:val="none" w:sz="0" w:space="0" w:color="auto"/>
        <w:bottom w:val="none" w:sz="0" w:space="0" w:color="auto"/>
        <w:right w:val="none" w:sz="0" w:space="0" w:color="auto"/>
      </w:divBdr>
    </w:div>
    <w:div w:id="981155494">
      <w:bodyDiv w:val="1"/>
      <w:marLeft w:val="0"/>
      <w:marRight w:val="0"/>
      <w:marTop w:val="0"/>
      <w:marBottom w:val="0"/>
      <w:divBdr>
        <w:top w:val="none" w:sz="0" w:space="0" w:color="auto"/>
        <w:left w:val="none" w:sz="0" w:space="0" w:color="auto"/>
        <w:bottom w:val="none" w:sz="0" w:space="0" w:color="auto"/>
        <w:right w:val="none" w:sz="0" w:space="0" w:color="auto"/>
      </w:divBdr>
      <w:divsChild>
        <w:div w:id="300186484">
          <w:marLeft w:val="0"/>
          <w:marRight w:val="0"/>
          <w:marTop w:val="0"/>
          <w:marBottom w:val="0"/>
          <w:divBdr>
            <w:top w:val="none" w:sz="0" w:space="0" w:color="auto"/>
            <w:left w:val="none" w:sz="0" w:space="0" w:color="auto"/>
            <w:bottom w:val="none" w:sz="0" w:space="0" w:color="auto"/>
            <w:right w:val="none" w:sz="0" w:space="0" w:color="auto"/>
          </w:divBdr>
          <w:divsChild>
            <w:div w:id="1164786434">
              <w:marLeft w:val="0"/>
              <w:marRight w:val="0"/>
              <w:marTop w:val="0"/>
              <w:marBottom w:val="0"/>
              <w:divBdr>
                <w:top w:val="none" w:sz="0" w:space="0" w:color="auto"/>
                <w:left w:val="none" w:sz="0" w:space="0" w:color="auto"/>
                <w:bottom w:val="none" w:sz="0" w:space="0" w:color="auto"/>
                <w:right w:val="none" w:sz="0" w:space="0" w:color="auto"/>
              </w:divBdr>
            </w:div>
            <w:div w:id="1467160058">
              <w:marLeft w:val="0"/>
              <w:marRight w:val="0"/>
              <w:marTop w:val="0"/>
              <w:marBottom w:val="0"/>
              <w:divBdr>
                <w:top w:val="none" w:sz="0" w:space="0" w:color="auto"/>
                <w:left w:val="none" w:sz="0" w:space="0" w:color="auto"/>
                <w:bottom w:val="none" w:sz="0" w:space="0" w:color="auto"/>
                <w:right w:val="none" w:sz="0" w:space="0" w:color="auto"/>
              </w:divBdr>
            </w:div>
            <w:div w:id="927690064">
              <w:marLeft w:val="0"/>
              <w:marRight w:val="0"/>
              <w:marTop w:val="0"/>
              <w:marBottom w:val="0"/>
              <w:divBdr>
                <w:top w:val="none" w:sz="0" w:space="0" w:color="auto"/>
                <w:left w:val="none" w:sz="0" w:space="0" w:color="auto"/>
                <w:bottom w:val="none" w:sz="0" w:space="0" w:color="auto"/>
                <w:right w:val="none" w:sz="0" w:space="0" w:color="auto"/>
              </w:divBdr>
            </w:div>
            <w:div w:id="1059285983">
              <w:marLeft w:val="0"/>
              <w:marRight w:val="0"/>
              <w:marTop w:val="0"/>
              <w:marBottom w:val="0"/>
              <w:divBdr>
                <w:top w:val="none" w:sz="0" w:space="0" w:color="auto"/>
                <w:left w:val="none" w:sz="0" w:space="0" w:color="auto"/>
                <w:bottom w:val="none" w:sz="0" w:space="0" w:color="auto"/>
                <w:right w:val="none" w:sz="0" w:space="0" w:color="auto"/>
              </w:divBdr>
            </w:div>
            <w:div w:id="2127043093">
              <w:marLeft w:val="0"/>
              <w:marRight w:val="0"/>
              <w:marTop w:val="0"/>
              <w:marBottom w:val="0"/>
              <w:divBdr>
                <w:top w:val="none" w:sz="0" w:space="0" w:color="auto"/>
                <w:left w:val="none" w:sz="0" w:space="0" w:color="auto"/>
                <w:bottom w:val="none" w:sz="0" w:space="0" w:color="auto"/>
                <w:right w:val="none" w:sz="0" w:space="0" w:color="auto"/>
              </w:divBdr>
            </w:div>
            <w:div w:id="457069033">
              <w:marLeft w:val="0"/>
              <w:marRight w:val="0"/>
              <w:marTop w:val="0"/>
              <w:marBottom w:val="0"/>
              <w:divBdr>
                <w:top w:val="none" w:sz="0" w:space="0" w:color="auto"/>
                <w:left w:val="none" w:sz="0" w:space="0" w:color="auto"/>
                <w:bottom w:val="none" w:sz="0" w:space="0" w:color="auto"/>
                <w:right w:val="none" w:sz="0" w:space="0" w:color="auto"/>
              </w:divBdr>
            </w:div>
            <w:div w:id="2094665199">
              <w:marLeft w:val="0"/>
              <w:marRight w:val="0"/>
              <w:marTop w:val="0"/>
              <w:marBottom w:val="0"/>
              <w:divBdr>
                <w:top w:val="none" w:sz="0" w:space="0" w:color="auto"/>
                <w:left w:val="none" w:sz="0" w:space="0" w:color="auto"/>
                <w:bottom w:val="none" w:sz="0" w:space="0" w:color="auto"/>
                <w:right w:val="none" w:sz="0" w:space="0" w:color="auto"/>
              </w:divBdr>
            </w:div>
            <w:div w:id="676345876">
              <w:marLeft w:val="0"/>
              <w:marRight w:val="0"/>
              <w:marTop w:val="0"/>
              <w:marBottom w:val="0"/>
              <w:divBdr>
                <w:top w:val="none" w:sz="0" w:space="0" w:color="auto"/>
                <w:left w:val="none" w:sz="0" w:space="0" w:color="auto"/>
                <w:bottom w:val="none" w:sz="0" w:space="0" w:color="auto"/>
                <w:right w:val="none" w:sz="0" w:space="0" w:color="auto"/>
              </w:divBdr>
            </w:div>
            <w:div w:id="2020039512">
              <w:marLeft w:val="0"/>
              <w:marRight w:val="0"/>
              <w:marTop w:val="0"/>
              <w:marBottom w:val="0"/>
              <w:divBdr>
                <w:top w:val="none" w:sz="0" w:space="0" w:color="auto"/>
                <w:left w:val="none" w:sz="0" w:space="0" w:color="auto"/>
                <w:bottom w:val="none" w:sz="0" w:space="0" w:color="auto"/>
                <w:right w:val="none" w:sz="0" w:space="0" w:color="auto"/>
              </w:divBdr>
            </w:div>
            <w:div w:id="1641038522">
              <w:marLeft w:val="0"/>
              <w:marRight w:val="0"/>
              <w:marTop w:val="0"/>
              <w:marBottom w:val="0"/>
              <w:divBdr>
                <w:top w:val="none" w:sz="0" w:space="0" w:color="auto"/>
                <w:left w:val="none" w:sz="0" w:space="0" w:color="auto"/>
                <w:bottom w:val="none" w:sz="0" w:space="0" w:color="auto"/>
                <w:right w:val="none" w:sz="0" w:space="0" w:color="auto"/>
              </w:divBdr>
            </w:div>
            <w:div w:id="74670742">
              <w:marLeft w:val="0"/>
              <w:marRight w:val="0"/>
              <w:marTop w:val="0"/>
              <w:marBottom w:val="0"/>
              <w:divBdr>
                <w:top w:val="none" w:sz="0" w:space="0" w:color="auto"/>
                <w:left w:val="none" w:sz="0" w:space="0" w:color="auto"/>
                <w:bottom w:val="none" w:sz="0" w:space="0" w:color="auto"/>
                <w:right w:val="none" w:sz="0" w:space="0" w:color="auto"/>
              </w:divBdr>
            </w:div>
            <w:div w:id="1158577998">
              <w:marLeft w:val="0"/>
              <w:marRight w:val="0"/>
              <w:marTop w:val="0"/>
              <w:marBottom w:val="0"/>
              <w:divBdr>
                <w:top w:val="none" w:sz="0" w:space="0" w:color="auto"/>
                <w:left w:val="none" w:sz="0" w:space="0" w:color="auto"/>
                <w:bottom w:val="none" w:sz="0" w:space="0" w:color="auto"/>
                <w:right w:val="none" w:sz="0" w:space="0" w:color="auto"/>
              </w:divBdr>
            </w:div>
            <w:div w:id="2134858833">
              <w:marLeft w:val="0"/>
              <w:marRight w:val="0"/>
              <w:marTop w:val="0"/>
              <w:marBottom w:val="0"/>
              <w:divBdr>
                <w:top w:val="none" w:sz="0" w:space="0" w:color="auto"/>
                <w:left w:val="none" w:sz="0" w:space="0" w:color="auto"/>
                <w:bottom w:val="none" w:sz="0" w:space="0" w:color="auto"/>
                <w:right w:val="none" w:sz="0" w:space="0" w:color="auto"/>
              </w:divBdr>
            </w:div>
            <w:div w:id="986589263">
              <w:marLeft w:val="0"/>
              <w:marRight w:val="0"/>
              <w:marTop w:val="0"/>
              <w:marBottom w:val="0"/>
              <w:divBdr>
                <w:top w:val="none" w:sz="0" w:space="0" w:color="auto"/>
                <w:left w:val="none" w:sz="0" w:space="0" w:color="auto"/>
                <w:bottom w:val="none" w:sz="0" w:space="0" w:color="auto"/>
                <w:right w:val="none" w:sz="0" w:space="0" w:color="auto"/>
              </w:divBdr>
            </w:div>
            <w:div w:id="1993482842">
              <w:marLeft w:val="0"/>
              <w:marRight w:val="0"/>
              <w:marTop w:val="0"/>
              <w:marBottom w:val="0"/>
              <w:divBdr>
                <w:top w:val="none" w:sz="0" w:space="0" w:color="auto"/>
                <w:left w:val="none" w:sz="0" w:space="0" w:color="auto"/>
                <w:bottom w:val="none" w:sz="0" w:space="0" w:color="auto"/>
                <w:right w:val="none" w:sz="0" w:space="0" w:color="auto"/>
              </w:divBdr>
            </w:div>
            <w:div w:id="1846703875">
              <w:marLeft w:val="0"/>
              <w:marRight w:val="0"/>
              <w:marTop w:val="0"/>
              <w:marBottom w:val="0"/>
              <w:divBdr>
                <w:top w:val="none" w:sz="0" w:space="0" w:color="auto"/>
                <w:left w:val="none" w:sz="0" w:space="0" w:color="auto"/>
                <w:bottom w:val="none" w:sz="0" w:space="0" w:color="auto"/>
                <w:right w:val="none" w:sz="0" w:space="0" w:color="auto"/>
              </w:divBdr>
            </w:div>
            <w:div w:id="1201936500">
              <w:marLeft w:val="0"/>
              <w:marRight w:val="0"/>
              <w:marTop w:val="0"/>
              <w:marBottom w:val="0"/>
              <w:divBdr>
                <w:top w:val="none" w:sz="0" w:space="0" w:color="auto"/>
                <w:left w:val="none" w:sz="0" w:space="0" w:color="auto"/>
                <w:bottom w:val="none" w:sz="0" w:space="0" w:color="auto"/>
                <w:right w:val="none" w:sz="0" w:space="0" w:color="auto"/>
              </w:divBdr>
            </w:div>
            <w:div w:id="897864880">
              <w:marLeft w:val="0"/>
              <w:marRight w:val="0"/>
              <w:marTop w:val="0"/>
              <w:marBottom w:val="0"/>
              <w:divBdr>
                <w:top w:val="none" w:sz="0" w:space="0" w:color="auto"/>
                <w:left w:val="none" w:sz="0" w:space="0" w:color="auto"/>
                <w:bottom w:val="none" w:sz="0" w:space="0" w:color="auto"/>
                <w:right w:val="none" w:sz="0" w:space="0" w:color="auto"/>
              </w:divBdr>
            </w:div>
            <w:div w:id="169638419">
              <w:marLeft w:val="0"/>
              <w:marRight w:val="0"/>
              <w:marTop w:val="0"/>
              <w:marBottom w:val="0"/>
              <w:divBdr>
                <w:top w:val="none" w:sz="0" w:space="0" w:color="auto"/>
                <w:left w:val="none" w:sz="0" w:space="0" w:color="auto"/>
                <w:bottom w:val="none" w:sz="0" w:space="0" w:color="auto"/>
                <w:right w:val="none" w:sz="0" w:space="0" w:color="auto"/>
              </w:divBdr>
            </w:div>
            <w:div w:id="1232152496">
              <w:marLeft w:val="0"/>
              <w:marRight w:val="0"/>
              <w:marTop w:val="0"/>
              <w:marBottom w:val="0"/>
              <w:divBdr>
                <w:top w:val="none" w:sz="0" w:space="0" w:color="auto"/>
                <w:left w:val="none" w:sz="0" w:space="0" w:color="auto"/>
                <w:bottom w:val="none" w:sz="0" w:space="0" w:color="auto"/>
                <w:right w:val="none" w:sz="0" w:space="0" w:color="auto"/>
              </w:divBdr>
            </w:div>
            <w:div w:id="520514313">
              <w:marLeft w:val="0"/>
              <w:marRight w:val="0"/>
              <w:marTop w:val="0"/>
              <w:marBottom w:val="0"/>
              <w:divBdr>
                <w:top w:val="none" w:sz="0" w:space="0" w:color="auto"/>
                <w:left w:val="none" w:sz="0" w:space="0" w:color="auto"/>
                <w:bottom w:val="none" w:sz="0" w:space="0" w:color="auto"/>
                <w:right w:val="none" w:sz="0" w:space="0" w:color="auto"/>
              </w:divBdr>
            </w:div>
            <w:div w:id="16820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7893">
      <w:bodyDiv w:val="1"/>
      <w:marLeft w:val="0"/>
      <w:marRight w:val="0"/>
      <w:marTop w:val="0"/>
      <w:marBottom w:val="0"/>
      <w:divBdr>
        <w:top w:val="none" w:sz="0" w:space="0" w:color="auto"/>
        <w:left w:val="none" w:sz="0" w:space="0" w:color="auto"/>
        <w:bottom w:val="none" w:sz="0" w:space="0" w:color="auto"/>
        <w:right w:val="none" w:sz="0" w:space="0" w:color="auto"/>
      </w:divBdr>
      <w:divsChild>
        <w:div w:id="1397320326">
          <w:marLeft w:val="0"/>
          <w:marRight w:val="0"/>
          <w:marTop w:val="0"/>
          <w:marBottom w:val="0"/>
          <w:divBdr>
            <w:top w:val="none" w:sz="0" w:space="0" w:color="auto"/>
            <w:left w:val="none" w:sz="0" w:space="0" w:color="auto"/>
            <w:bottom w:val="none" w:sz="0" w:space="0" w:color="auto"/>
            <w:right w:val="none" w:sz="0" w:space="0" w:color="auto"/>
          </w:divBdr>
          <w:divsChild>
            <w:div w:id="468745737">
              <w:marLeft w:val="0"/>
              <w:marRight w:val="0"/>
              <w:marTop w:val="0"/>
              <w:marBottom w:val="0"/>
              <w:divBdr>
                <w:top w:val="none" w:sz="0" w:space="0" w:color="auto"/>
                <w:left w:val="none" w:sz="0" w:space="0" w:color="auto"/>
                <w:bottom w:val="none" w:sz="0" w:space="0" w:color="auto"/>
                <w:right w:val="none" w:sz="0" w:space="0" w:color="auto"/>
              </w:divBdr>
            </w:div>
            <w:div w:id="1071780807">
              <w:marLeft w:val="0"/>
              <w:marRight w:val="0"/>
              <w:marTop w:val="0"/>
              <w:marBottom w:val="0"/>
              <w:divBdr>
                <w:top w:val="none" w:sz="0" w:space="0" w:color="auto"/>
                <w:left w:val="none" w:sz="0" w:space="0" w:color="auto"/>
                <w:bottom w:val="none" w:sz="0" w:space="0" w:color="auto"/>
                <w:right w:val="none" w:sz="0" w:space="0" w:color="auto"/>
              </w:divBdr>
            </w:div>
            <w:div w:id="1121071834">
              <w:marLeft w:val="0"/>
              <w:marRight w:val="0"/>
              <w:marTop w:val="0"/>
              <w:marBottom w:val="0"/>
              <w:divBdr>
                <w:top w:val="none" w:sz="0" w:space="0" w:color="auto"/>
                <w:left w:val="none" w:sz="0" w:space="0" w:color="auto"/>
                <w:bottom w:val="none" w:sz="0" w:space="0" w:color="auto"/>
                <w:right w:val="none" w:sz="0" w:space="0" w:color="auto"/>
              </w:divBdr>
            </w:div>
            <w:div w:id="1957248961">
              <w:marLeft w:val="0"/>
              <w:marRight w:val="0"/>
              <w:marTop w:val="0"/>
              <w:marBottom w:val="0"/>
              <w:divBdr>
                <w:top w:val="none" w:sz="0" w:space="0" w:color="auto"/>
                <w:left w:val="none" w:sz="0" w:space="0" w:color="auto"/>
                <w:bottom w:val="none" w:sz="0" w:space="0" w:color="auto"/>
                <w:right w:val="none" w:sz="0" w:space="0" w:color="auto"/>
              </w:divBdr>
            </w:div>
            <w:div w:id="1990015228">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699814859">
              <w:marLeft w:val="0"/>
              <w:marRight w:val="0"/>
              <w:marTop w:val="0"/>
              <w:marBottom w:val="0"/>
              <w:divBdr>
                <w:top w:val="none" w:sz="0" w:space="0" w:color="auto"/>
                <w:left w:val="none" w:sz="0" w:space="0" w:color="auto"/>
                <w:bottom w:val="none" w:sz="0" w:space="0" w:color="auto"/>
                <w:right w:val="none" w:sz="0" w:space="0" w:color="auto"/>
              </w:divBdr>
            </w:div>
            <w:div w:id="199899860">
              <w:marLeft w:val="0"/>
              <w:marRight w:val="0"/>
              <w:marTop w:val="0"/>
              <w:marBottom w:val="0"/>
              <w:divBdr>
                <w:top w:val="none" w:sz="0" w:space="0" w:color="auto"/>
                <w:left w:val="none" w:sz="0" w:space="0" w:color="auto"/>
                <w:bottom w:val="none" w:sz="0" w:space="0" w:color="auto"/>
                <w:right w:val="none" w:sz="0" w:space="0" w:color="auto"/>
              </w:divBdr>
            </w:div>
            <w:div w:id="1860701054">
              <w:marLeft w:val="0"/>
              <w:marRight w:val="0"/>
              <w:marTop w:val="0"/>
              <w:marBottom w:val="0"/>
              <w:divBdr>
                <w:top w:val="none" w:sz="0" w:space="0" w:color="auto"/>
                <w:left w:val="none" w:sz="0" w:space="0" w:color="auto"/>
                <w:bottom w:val="none" w:sz="0" w:space="0" w:color="auto"/>
                <w:right w:val="none" w:sz="0" w:space="0" w:color="auto"/>
              </w:divBdr>
            </w:div>
            <w:div w:id="1840120744">
              <w:marLeft w:val="0"/>
              <w:marRight w:val="0"/>
              <w:marTop w:val="0"/>
              <w:marBottom w:val="0"/>
              <w:divBdr>
                <w:top w:val="none" w:sz="0" w:space="0" w:color="auto"/>
                <w:left w:val="none" w:sz="0" w:space="0" w:color="auto"/>
                <w:bottom w:val="none" w:sz="0" w:space="0" w:color="auto"/>
                <w:right w:val="none" w:sz="0" w:space="0" w:color="auto"/>
              </w:divBdr>
            </w:div>
            <w:div w:id="1257134245">
              <w:marLeft w:val="0"/>
              <w:marRight w:val="0"/>
              <w:marTop w:val="0"/>
              <w:marBottom w:val="0"/>
              <w:divBdr>
                <w:top w:val="none" w:sz="0" w:space="0" w:color="auto"/>
                <w:left w:val="none" w:sz="0" w:space="0" w:color="auto"/>
                <w:bottom w:val="none" w:sz="0" w:space="0" w:color="auto"/>
                <w:right w:val="none" w:sz="0" w:space="0" w:color="auto"/>
              </w:divBdr>
            </w:div>
            <w:div w:id="1492528884">
              <w:marLeft w:val="0"/>
              <w:marRight w:val="0"/>
              <w:marTop w:val="0"/>
              <w:marBottom w:val="0"/>
              <w:divBdr>
                <w:top w:val="none" w:sz="0" w:space="0" w:color="auto"/>
                <w:left w:val="none" w:sz="0" w:space="0" w:color="auto"/>
                <w:bottom w:val="none" w:sz="0" w:space="0" w:color="auto"/>
                <w:right w:val="none" w:sz="0" w:space="0" w:color="auto"/>
              </w:divBdr>
            </w:div>
            <w:div w:id="1381393382">
              <w:marLeft w:val="0"/>
              <w:marRight w:val="0"/>
              <w:marTop w:val="0"/>
              <w:marBottom w:val="0"/>
              <w:divBdr>
                <w:top w:val="none" w:sz="0" w:space="0" w:color="auto"/>
                <w:left w:val="none" w:sz="0" w:space="0" w:color="auto"/>
                <w:bottom w:val="none" w:sz="0" w:space="0" w:color="auto"/>
                <w:right w:val="none" w:sz="0" w:space="0" w:color="auto"/>
              </w:divBdr>
            </w:div>
            <w:div w:id="327513954">
              <w:marLeft w:val="0"/>
              <w:marRight w:val="0"/>
              <w:marTop w:val="0"/>
              <w:marBottom w:val="0"/>
              <w:divBdr>
                <w:top w:val="none" w:sz="0" w:space="0" w:color="auto"/>
                <w:left w:val="none" w:sz="0" w:space="0" w:color="auto"/>
                <w:bottom w:val="none" w:sz="0" w:space="0" w:color="auto"/>
                <w:right w:val="none" w:sz="0" w:space="0" w:color="auto"/>
              </w:divBdr>
            </w:div>
            <w:div w:id="398015047">
              <w:marLeft w:val="0"/>
              <w:marRight w:val="0"/>
              <w:marTop w:val="0"/>
              <w:marBottom w:val="0"/>
              <w:divBdr>
                <w:top w:val="none" w:sz="0" w:space="0" w:color="auto"/>
                <w:left w:val="none" w:sz="0" w:space="0" w:color="auto"/>
                <w:bottom w:val="none" w:sz="0" w:space="0" w:color="auto"/>
                <w:right w:val="none" w:sz="0" w:space="0" w:color="auto"/>
              </w:divBdr>
            </w:div>
            <w:div w:id="1461190808">
              <w:marLeft w:val="0"/>
              <w:marRight w:val="0"/>
              <w:marTop w:val="0"/>
              <w:marBottom w:val="0"/>
              <w:divBdr>
                <w:top w:val="none" w:sz="0" w:space="0" w:color="auto"/>
                <w:left w:val="none" w:sz="0" w:space="0" w:color="auto"/>
                <w:bottom w:val="none" w:sz="0" w:space="0" w:color="auto"/>
                <w:right w:val="none" w:sz="0" w:space="0" w:color="auto"/>
              </w:divBdr>
            </w:div>
            <w:div w:id="1264922481">
              <w:marLeft w:val="0"/>
              <w:marRight w:val="0"/>
              <w:marTop w:val="0"/>
              <w:marBottom w:val="0"/>
              <w:divBdr>
                <w:top w:val="none" w:sz="0" w:space="0" w:color="auto"/>
                <w:left w:val="none" w:sz="0" w:space="0" w:color="auto"/>
                <w:bottom w:val="none" w:sz="0" w:space="0" w:color="auto"/>
                <w:right w:val="none" w:sz="0" w:space="0" w:color="auto"/>
              </w:divBdr>
            </w:div>
            <w:div w:id="575365506">
              <w:marLeft w:val="0"/>
              <w:marRight w:val="0"/>
              <w:marTop w:val="0"/>
              <w:marBottom w:val="0"/>
              <w:divBdr>
                <w:top w:val="none" w:sz="0" w:space="0" w:color="auto"/>
                <w:left w:val="none" w:sz="0" w:space="0" w:color="auto"/>
                <w:bottom w:val="none" w:sz="0" w:space="0" w:color="auto"/>
                <w:right w:val="none" w:sz="0" w:space="0" w:color="auto"/>
              </w:divBdr>
            </w:div>
            <w:div w:id="1809593650">
              <w:marLeft w:val="0"/>
              <w:marRight w:val="0"/>
              <w:marTop w:val="0"/>
              <w:marBottom w:val="0"/>
              <w:divBdr>
                <w:top w:val="none" w:sz="0" w:space="0" w:color="auto"/>
                <w:left w:val="none" w:sz="0" w:space="0" w:color="auto"/>
                <w:bottom w:val="none" w:sz="0" w:space="0" w:color="auto"/>
                <w:right w:val="none" w:sz="0" w:space="0" w:color="auto"/>
              </w:divBdr>
            </w:div>
            <w:div w:id="1288272403">
              <w:marLeft w:val="0"/>
              <w:marRight w:val="0"/>
              <w:marTop w:val="0"/>
              <w:marBottom w:val="0"/>
              <w:divBdr>
                <w:top w:val="none" w:sz="0" w:space="0" w:color="auto"/>
                <w:left w:val="none" w:sz="0" w:space="0" w:color="auto"/>
                <w:bottom w:val="none" w:sz="0" w:space="0" w:color="auto"/>
                <w:right w:val="none" w:sz="0" w:space="0" w:color="auto"/>
              </w:divBdr>
            </w:div>
            <w:div w:id="1472751059">
              <w:marLeft w:val="0"/>
              <w:marRight w:val="0"/>
              <w:marTop w:val="0"/>
              <w:marBottom w:val="0"/>
              <w:divBdr>
                <w:top w:val="none" w:sz="0" w:space="0" w:color="auto"/>
                <w:left w:val="none" w:sz="0" w:space="0" w:color="auto"/>
                <w:bottom w:val="none" w:sz="0" w:space="0" w:color="auto"/>
                <w:right w:val="none" w:sz="0" w:space="0" w:color="auto"/>
              </w:divBdr>
            </w:div>
            <w:div w:id="17520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5334">
      <w:bodyDiv w:val="1"/>
      <w:marLeft w:val="0"/>
      <w:marRight w:val="0"/>
      <w:marTop w:val="0"/>
      <w:marBottom w:val="0"/>
      <w:divBdr>
        <w:top w:val="none" w:sz="0" w:space="0" w:color="auto"/>
        <w:left w:val="none" w:sz="0" w:space="0" w:color="auto"/>
        <w:bottom w:val="none" w:sz="0" w:space="0" w:color="auto"/>
        <w:right w:val="none" w:sz="0" w:space="0" w:color="auto"/>
      </w:divBdr>
      <w:divsChild>
        <w:div w:id="777523226">
          <w:marLeft w:val="0"/>
          <w:marRight w:val="0"/>
          <w:marTop w:val="0"/>
          <w:marBottom w:val="0"/>
          <w:divBdr>
            <w:top w:val="none" w:sz="0" w:space="0" w:color="auto"/>
            <w:left w:val="none" w:sz="0" w:space="0" w:color="auto"/>
            <w:bottom w:val="none" w:sz="0" w:space="0" w:color="auto"/>
            <w:right w:val="none" w:sz="0" w:space="0" w:color="auto"/>
          </w:divBdr>
          <w:divsChild>
            <w:div w:id="1718627789">
              <w:marLeft w:val="0"/>
              <w:marRight w:val="0"/>
              <w:marTop w:val="0"/>
              <w:marBottom w:val="0"/>
              <w:divBdr>
                <w:top w:val="none" w:sz="0" w:space="0" w:color="auto"/>
                <w:left w:val="none" w:sz="0" w:space="0" w:color="auto"/>
                <w:bottom w:val="none" w:sz="0" w:space="0" w:color="auto"/>
                <w:right w:val="none" w:sz="0" w:space="0" w:color="auto"/>
              </w:divBdr>
            </w:div>
            <w:div w:id="484442173">
              <w:marLeft w:val="0"/>
              <w:marRight w:val="0"/>
              <w:marTop w:val="0"/>
              <w:marBottom w:val="0"/>
              <w:divBdr>
                <w:top w:val="none" w:sz="0" w:space="0" w:color="auto"/>
                <w:left w:val="none" w:sz="0" w:space="0" w:color="auto"/>
                <w:bottom w:val="none" w:sz="0" w:space="0" w:color="auto"/>
                <w:right w:val="none" w:sz="0" w:space="0" w:color="auto"/>
              </w:divBdr>
            </w:div>
            <w:div w:id="1001854273">
              <w:marLeft w:val="0"/>
              <w:marRight w:val="0"/>
              <w:marTop w:val="0"/>
              <w:marBottom w:val="0"/>
              <w:divBdr>
                <w:top w:val="none" w:sz="0" w:space="0" w:color="auto"/>
                <w:left w:val="none" w:sz="0" w:space="0" w:color="auto"/>
                <w:bottom w:val="none" w:sz="0" w:space="0" w:color="auto"/>
                <w:right w:val="none" w:sz="0" w:space="0" w:color="auto"/>
              </w:divBdr>
            </w:div>
            <w:div w:id="17170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7706">
      <w:bodyDiv w:val="1"/>
      <w:marLeft w:val="0"/>
      <w:marRight w:val="0"/>
      <w:marTop w:val="0"/>
      <w:marBottom w:val="0"/>
      <w:divBdr>
        <w:top w:val="none" w:sz="0" w:space="0" w:color="auto"/>
        <w:left w:val="none" w:sz="0" w:space="0" w:color="auto"/>
        <w:bottom w:val="none" w:sz="0" w:space="0" w:color="auto"/>
        <w:right w:val="none" w:sz="0" w:space="0" w:color="auto"/>
      </w:divBdr>
      <w:divsChild>
        <w:div w:id="1277249159">
          <w:marLeft w:val="0"/>
          <w:marRight w:val="0"/>
          <w:marTop w:val="0"/>
          <w:marBottom w:val="0"/>
          <w:divBdr>
            <w:top w:val="none" w:sz="0" w:space="0" w:color="auto"/>
            <w:left w:val="none" w:sz="0" w:space="0" w:color="auto"/>
            <w:bottom w:val="none" w:sz="0" w:space="0" w:color="auto"/>
            <w:right w:val="none" w:sz="0" w:space="0" w:color="auto"/>
          </w:divBdr>
          <w:divsChild>
            <w:div w:id="1876767664">
              <w:marLeft w:val="0"/>
              <w:marRight w:val="0"/>
              <w:marTop w:val="0"/>
              <w:marBottom w:val="0"/>
              <w:divBdr>
                <w:top w:val="none" w:sz="0" w:space="0" w:color="auto"/>
                <w:left w:val="none" w:sz="0" w:space="0" w:color="auto"/>
                <w:bottom w:val="none" w:sz="0" w:space="0" w:color="auto"/>
                <w:right w:val="none" w:sz="0" w:space="0" w:color="auto"/>
              </w:divBdr>
            </w:div>
            <w:div w:id="1919054719">
              <w:marLeft w:val="0"/>
              <w:marRight w:val="0"/>
              <w:marTop w:val="0"/>
              <w:marBottom w:val="0"/>
              <w:divBdr>
                <w:top w:val="none" w:sz="0" w:space="0" w:color="auto"/>
                <w:left w:val="none" w:sz="0" w:space="0" w:color="auto"/>
                <w:bottom w:val="none" w:sz="0" w:space="0" w:color="auto"/>
                <w:right w:val="none" w:sz="0" w:space="0" w:color="auto"/>
              </w:divBdr>
            </w:div>
            <w:div w:id="43799922">
              <w:marLeft w:val="0"/>
              <w:marRight w:val="0"/>
              <w:marTop w:val="0"/>
              <w:marBottom w:val="0"/>
              <w:divBdr>
                <w:top w:val="none" w:sz="0" w:space="0" w:color="auto"/>
                <w:left w:val="none" w:sz="0" w:space="0" w:color="auto"/>
                <w:bottom w:val="none" w:sz="0" w:space="0" w:color="auto"/>
                <w:right w:val="none" w:sz="0" w:space="0" w:color="auto"/>
              </w:divBdr>
            </w:div>
            <w:div w:id="462387362">
              <w:marLeft w:val="0"/>
              <w:marRight w:val="0"/>
              <w:marTop w:val="0"/>
              <w:marBottom w:val="0"/>
              <w:divBdr>
                <w:top w:val="none" w:sz="0" w:space="0" w:color="auto"/>
                <w:left w:val="none" w:sz="0" w:space="0" w:color="auto"/>
                <w:bottom w:val="none" w:sz="0" w:space="0" w:color="auto"/>
                <w:right w:val="none" w:sz="0" w:space="0" w:color="auto"/>
              </w:divBdr>
            </w:div>
            <w:div w:id="147138913">
              <w:marLeft w:val="0"/>
              <w:marRight w:val="0"/>
              <w:marTop w:val="0"/>
              <w:marBottom w:val="0"/>
              <w:divBdr>
                <w:top w:val="none" w:sz="0" w:space="0" w:color="auto"/>
                <w:left w:val="none" w:sz="0" w:space="0" w:color="auto"/>
                <w:bottom w:val="none" w:sz="0" w:space="0" w:color="auto"/>
                <w:right w:val="none" w:sz="0" w:space="0" w:color="auto"/>
              </w:divBdr>
            </w:div>
            <w:div w:id="156532171">
              <w:marLeft w:val="0"/>
              <w:marRight w:val="0"/>
              <w:marTop w:val="0"/>
              <w:marBottom w:val="0"/>
              <w:divBdr>
                <w:top w:val="none" w:sz="0" w:space="0" w:color="auto"/>
                <w:left w:val="none" w:sz="0" w:space="0" w:color="auto"/>
                <w:bottom w:val="none" w:sz="0" w:space="0" w:color="auto"/>
                <w:right w:val="none" w:sz="0" w:space="0" w:color="auto"/>
              </w:divBdr>
            </w:div>
            <w:div w:id="1973902480">
              <w:marLeft w:val="0"/>
              <w:marRight w:val="0"/>
              <w:marTop w:val="0"/>
              <w:marBottom w:val="0"/>
              <w:divBdr>
                <w:top w:val="none" w:sz="0" w:space="0" w:color="auto"/>
                <w:left w:val="none" w:sz="0" w:space="0" w:color="auto"/>
                <w:bottom w:val="none" w:sz="0" w:space="0" w:color="auto"/>
                <w:right w:val="none" w:sz="0" w:space="0" w:color="auto"/>
              </w:divBdr>
            </w:div>
            <w:div w:id="857042514">
              <w:marLeft w:val="0"/>
              <w:marRight w:val="0"/>
              <w:marTop w:val="0"/>
              <w:marBottom w:val="0"/>
              <w:divBdr>
                <w:top w:val="none" w:sz="0" w:space="0" w:color="auto"/>
                <w:left w:val="none" w:sz="0" w:space="0" w:color="auto"/>
                <w:bottom w:val="none" w:sz="0" w:space="0" w:color="auto"/>
                <w:right w:val="none" w:sz="0" w:space="0" w:color="auto"/>
              </w:divBdr>
            </w:div>
            <w:div w:id="1608193199">
              <w:marLeft w:val="0"/>
              <w:marRight w:val="0"/>
              <w:marTop w:val="0"/>
              <w:marBottom w:val="0"/>
              <w:divBdr>
                <w:top w:val="none" w:sz="0" w:space="0" w:color="auto"/>
                <w:left w:val="none" w:sz="0" w:space="0" w:color="auto"/>
                <w:bottom w:val="none" w:sz="0" w:space="0" w:color="auto"/>
                <w:right w:val="none" w:sz="0" w:space="0" w:color="auto"/>
              </w:divBdr>
            </w:div>
            <w:div w:id="424156463">
              <w:marLeft w:val="0"/>
              <w:marRight w:val="0"/>
              <w:marTop w:val="0"/>
              <w:marBottom w:val="0"/>
              <w:divBdr>
                <w:top w:val="none" w:sz="0" w:space="0" w:color="auto"/>
                <w:left w:val="none" w:sz="0" w:space="0" w:color="auto"/>
                <w:bottom w:val="none" w:sz="0" w:space="0" w:color="auto"/>
                <w:right w:val="none" w:sz="0" w:space="0" w:color="auto"/>
              </w:divBdr>
            </w:div>
            <w:div w:id="434787439">
              <w:marLeft w:val="0"/>
              <w:marRight w:val="0"/>
              <w:marTop w:val="0"/>
              <w:marBottom w:val="0"/>
              <w:divBdr>
                <w:top w:val="none" w:sz="0" w:space="0" w:color="auto"/>
                <w:left w:val="none" w:sz="0" w:space="0" w:color="auto"/>
                <w:bottom w:val="none" w:sz="0" w:space="0" w:color="auto"/>
                <w:right w:val="none" w:sz="0" w:space="0" w:color="auto"/>
              </w:divBdr>
            </w:div>
            <w:div w:id="1110124756">
              <w:marLeft w:val="0"/>
              <w:marRight w:val="0"/>
              <w:marTop w:val="0"/>
              <w:marBottom w:val="0"/>
              <w:divBdr>
                <w:top w:val="none" w:sz="0" w:space="0" w:color="auto"/>
                <w:left w:val="none" w:sz="0" w:space="0" w:color="auto"/>
                <w:bottom w:val="none" w:sz="0" w:space="0" w:color="auto"/>
                <w:right w:val="none" w:sz="0" w:space="0" w:color="auto"/>
              </w:divBdr>
            </w:div>
            <w:div w:id="1471825248">
              <w:marLeft w:val="0"/>
              <w:marRight w:val="0"/>
              <w:marTop w:val="0"/>
              <w:marBottom w:val="0"/>
              <w:divBdr>
                <w:top w:val="none" w:sz="0" w:space="0" w:color="auto"/>
                <w:left w:val="none" w:sz="0" w:space="0" w:color="auto"/>
                <w:bottom w:val="none" w:sz="0" w:space="0" w:color="auto"/>
                <w:right w:val="none" w:sz="0" w:space="0" w:color="auto"/>
              </w:divBdr>
            </w:div>
            <w:div w:id="203980045">
              <w:marLeft w:val="0"/>
              <w:marRight w:val="0"/>
              <w:marTop w:val="0"/>
              <w:marBottom w:val="0"/>
              <w:divBdr>
                <w:top w:val="none" w:sz="0" w:space="0" w:color="auto"/>
                <w:left w:val="none" w:sz="0" w:space="0" w:color="auto"/>
                <w:bottom w:val="none" w:sz="0" w:space="0" w:color="auto"/>
                <w:right w:val="none" w:sz="0" w:space="0" w:color="auto"/>
              </w:divBdr>
            </w:div>
            <w:div w:id="91360994">
              <w:marLeft w:val="0"/>
              <w:marRight w:val="0"/>
              <w:marTop w:val="0"/>
              <w:marBottom w:val="0"/>
              <w:divBdr>
                <w:top w:val="none" w:sz="0" w:space="0" w:color="auto"/>
                <w:left w:val="none" w:sz="0" w:space="0" w:color="auto"/>
                <w:bottom w:val="none" w:sz="0" w:space="0" w:color="auto"/>
                <w:right w:val="none" w:sz="0" w:space="0" w:color="auto"/>
              </w:divBdr>
            </w:div>
            <w:div w:id="1948846997">
              <w:marLeft w:val="0"/>
              <w:marRight w:val="0"/>
              <w:marTop w:val="0"/>
              <w:marBottom w:val="0"/>
              <w:divBdr>
                <w:top w:val="none" w:sz="0" w:space="0" w:color="auto"/>
                <w:left w:val="none" w:sz="0" w:space="0" w:color="auto"/>
                <w:bottom w:val="none" w:sz="0" w:space="0" w:color="auto"/>
                <w:right w:val="none" w:sz="0" w:space="0" w:color="auto"/>
              </w:divBdr>
            </w:div>
            <w:div w:id="1901361640">
              <w:marLeft w:val="0"/>
              <w:marRight w:val="0"/>
              <w:marTop w:val="0"/>
              <w:marBottom w:val="0"/>
              <w:divBdr>
                <w:top w:val="none" w:sz="0" w:space="0" w:color="auto"/>
                <w:left w:val="none" w:sz="0" w:space="0" w:color="auto"/>
                <w:bottom w:val="none" w:sz="0" w:space="0" w:color="auto"/>
                <w:right w:val="none" w:sz="0" w:space="0" w:color="auto"/>
              </w:divBdr>
            </w:div>
            <w:div w:id="1441141544">
              <w:marLeft w:val="0"/>
              <w:marRight w:val="0"/>
              <w:marTop w:val="0"/>
              <w:marBottom w:val="0"/>
              <w:divBdr>
                <w:top w:val="none" w:sz="0" w:space="0" w:color="auto"/>
                <w:left w:val="none" w:sz="0" w:space="0" w:color="auto"/>
                <w:bottom w:val="none" w:sz="0" w:space="0" w:color="auto"/>
                <w:right w:val="none" w:sz="0" w:space="0" w:color="auto"/>
              </w:divBdr>
            </w:div>
            <w:div w:id="54545981">
              <w:marLeft w:val="0"/>
              <w:marRight w:val="0"/>
              <w:marTop w:val="0"/>
              <w:marBottom w:val="0"/>
              <w:divBdr>
                <w:top w:val="none" w:sz="0" w:space="0" w:color="auto"/>
                <w:left w:val="none" w:sz="0" w:space="0" w:color="auto"/>
                <w:bottom w:val="none" w:sz="0" w:space="0" w:color="auto"/>
                <w:right w:val="none" w:sz="0" w:space="0" w:color="auto"/>
              </w:divBdr>
            </w:div>
            <w:div w:id="137653310">
              <w:marLeft w:val="0"/>
              <w:marRight w:val="0"/>
              <w:marTop w:val="0"/>
              <w:marBottom w:val="0"/>
              <w:divBdr>
                <w:top w:val="none" w:sz="0" w:space="0" w:color="auto"/>
                <w:left w:val="none" w:sz="0" w:space="0" w:color="auto"/>
                <w:bottom w:val="none" w:sz="0" w:space="0" w:color="auto"/>
                <w:right w:val="none" w:sz="0" w:space="0" w:color="auto"/>
              </w:divBdr>
            </w:div>
            <w:div w:id="1064453934">
              <w:marLeft w:val="0"/>
              <w:marRight w:val="0"/>
              <w:marTop w:val="0"/>
              <w:marBottom w:val="0"/>
              <w:divBdr>
                <w:top w:val="none" w:sz="0" w:space="0" w:color="auto"/>
                <w:left w:val="none" w:sz="0" w:space="0" w:color="auto"/>
                <w:bottom w:val="none" w:sz="0" w:space="0" w:color="auto"/>
                <w:right w:val="none" w:sz="0" w:space="0" w:color="auto"/>
              </w:divBdr>
            </w:div>
            <w:div w:id="14796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0861">
      <w:bodyDiv w:val="1"/>
      <w:marLeft w:val="0"/>
      <w:marRight w:val="0"/>
      <w:marTop w:val="0"/>
      <w:marBottom w:val="0"/>
      <w:divBdr>
        <w:top w:val="none" w:sz="0" w:space="0" w:color="auto"/>
        <w:left w:val="none" w:sz="0" w:space="0" w:color="auto"/>
        <w:bottom w:val="none" w:sz="0" w:space="0" w:color="auto"/>
        <w:right w:val="none" w:sz="0" w:space="0" w:color="auto"/>
      </w:divBdr>
    </w:div>
    <w:div w:id="1473912702">
      <w:bodyDiv w:val="1"/>
      <w:marLeft w:val="0"/>
      <w:marRight w:val="0"/>
      <w:marTop w:val="0"/>
      <w:marBottom w:val="0"/>
      <w:divBdr>
        <w:top w:val="none" w:sz="0" w:space="0" w:color="auto"/>
        <w:left w:val="none" w:sz="0" w:space="0" w:color="auto"/>
        <w:bottom w:val="none" w:sz="0" w:space="0" w:color="auto"/>
        <w:right w:val="none" w:sz="0" w:space="0" w:color="auto"/>
      </w:divBdr>
      <w:divsChild>
        <w:div w:id="645203443">
          <w:marLeft w:val="0"/>
          <w:marRight w:val="0"/>
          <w:marTop w:val="0"/>
          <w:marBottom w:val="0"/>
          <w:divBdr>
            <w:top w:val="none" w:sz="0" w:space="0" w:color="auto"/>
            <w:left w:val="none" w:sz="0" w:space="0" w:color="auto"/>
            <w:bottom w:val="none" w:sz="0" w:space="0" w:color="auto"/>
            <w:right w:val="none" w:sz="0" w:space="0" w:color="auto"/>
          </w:divBdr>
          <w:divsChild>
            <w:div w:id="81341897">
              <w:marLeft w:val="0"/>
              <w:marRight w:val="0"/>
              <w:marTop w:val="0"/>
              <w:marBottom w:val="0"/>
              <w:divBdr>
                <w:top w:val="none" w:sz="0" w:space="0" w:color="auto"/>
                <w:left w:val="none" w:sz="0" w:space="0" w:color="auto"/>
                <w:bottom w:val="none" w:sz="0" w:space="0" w:color="auto"/>
                <w:right w:val="none" w:sz="0" w:space="0" w:color="auto"/>
              </w:divBdr>
            </w:div>
            <w:div w:id="449668298">
              <w:marLeft w:val="0"/>
              <w:marRight w:val="0"/>
              <w:marTop w:val="0"/>
              <w:marBottom w:val="0"/>
              <w:divBdr>
                <w:top w:val="none" w:sz="0" w:space="0" w:color="auto"/>
                <w:left w:val="none" w:sz="0" w:space="0" w:color="auto"/>
                <w:bottom w:val="none" w:sz="0" w:space="0" w:color="auto"/>
                <w:right w:val="none" w:sz="0" w:space="0" w:color="auto"/>
              </w:divBdr>
            </w:div>
            <w:div w:id="1015765136">
              <w:marLeft w:val="0"/>
              <w:marRight w:val="0"/>
              <w:marTop w:val="0"/>
              <w:marBottom w:val="0"/>
              <w:divBdr>
                <w:top w:val="none" w:sz="0" w:space="0" w:color="auto"/>
                <w:left w:val="none" w:sz="0" w:space="0" w:color="auto"/>
                <w:bottom w:val="none" w:sz="0" w:space="0" w:color="auto"/>
                <w:right w:val="none" w:sz="0" w:space="0" w:color="auto"/>
              </w:divBdr>
            </w:div>
            <w:div w:id="1072968367">
              <w:marLeft w:val="0"/>
              <w:marRight w:val="0"/>
              <w:marTop w:val="0"/>
              <w:marBottom w:val="0"/>
              <w:divBdr>
                <w:top w:val="none" w:sz="0" w:space="0" w:color="auto"/>
                <w:left w:val="none" w:sz="0" w:space="0" w:color="auto"/>
                <w:bottom w:val="none" w:sz="0" w:space="0" w:color="auto"/>
                <w:right w:val="none" w:sz="0" w:space="0" w:color="auto"/>
              </w:divBdr>
            </w:div>
            <w:div w:id="43188839">
              <w:marLeft w:val="0"/>
              <w:marRight w:val="0"/>
              <w:marTop w:val="0"/>
              <w:marBottom w:val="0"/>
              <w:divBdr>
                <w:top w:val="none" w:sz="0" w:space="0" w:color="auto"/>
                <w:left w:val="none" w:sz="0" w:space="0" w:color="auto"/>
                <w:bottom w:val="none" w:sz="0" w:space="0" w:color="auto"/>
                <w:right w:val="none" w:sz="0" w:space="0" w:color="auto"/>
              </w:divBdr>
            </w:div>
            <w:div w:id="10999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266">
      <w:bodyDiv w:val="1"/>
      <w:marLeft w:val="0"/>
      <w:marRight w:val="0"/>
      <w:marTop w:val="0"/>
      <w:marBottom w:val="0"/>
      <w:divBdr>
        <w:top w:val="none" w:sz="0" w:space="0" w:color="auto"/>
        <w:left w:val="none" w:sz="0" w:space="0" w:color="auto"/>
        <w:bottom w:val="none" w:sz="0" w:space="0" w:color="auto"/>
        <w:right w:val="none" w:sz="0" w:space="0" w:color="auto"/>
      </w:divBdr>
    </w:div>
    <w:div w:id="1569606260">
      <w:bodyDiv w:val="1"/>
      <w:marLeft w:val="0"/>
      <w:marRight w:val="0"/>
      <w:marTop w:val="0"/>
      <w:marBottom w:val="0"/>
      <w:divBdr>
        <w:top w:val="none" w:sz="0" w:space="0" w:color="auto"/>
        <w:left w:val="none" w:sz="0" w:space="0" w:color="auto"/>
        <w:bottom w:val="none" w:sz="0" w:space="0" w:color="auto"/>
        <w:right w:val="none" w:sz="0" w:space="0" w:color="auto"/>
      </w:divBdr>
    </w:div>
    <w:div w:id="1579828028">
      <w:bodyDiv w:val="1"/>
      <w:marLeft w:val="0"/>
      <w:marRight w:val="0"/>
      <w:marTop w:val="0"/>
      <w:marBottom w:val="0"/>
      <w:divBdr>
        <w:top w:val="none" w:sz="0" w:space="0" w:color="auto"/>
        <w:left w:val="none" w:sz="0" w:space="0" w:color="auto"/>
        <w:bottom w:val="none" w:sz="0" w:space="0" w:color="auto"/>
        <w:right w:val="none" w:sz="0" w:space="0" w:color="auto"/>
      </w:divBdr>
      <w:divsChild>
        <w:div w:id="1304626946">
          <w:marLeft w:val="0"/>
          <w:marRight w:val="0"/>
          <w:marTop w:val="0"/>
          <w:marBottom w:val="0"/>
          <w:divBdr>
            <w:top w:val="none" w:sz="0" w:space="0" w:color="auto"/>
            <w:left w:val="none" w:sz="0" w:space="0" w:color="auto"/>
            <w:bottom w:val="none" w:sz="0" w:space="0" w:color="auto"/>
            <w:right w:val="none" w:sz="0" w:space="0" w:color="auto"/>
          </w:divBdr>
          <w:divsChild>
            <w:div w:id="784079370">
              <w:marLeft w:val="0"/>
              <w:marRight w:val="0"/>
              <w:marTop w:val="0"/>
              <w:marBottom w:val="0"/>
              <w:divBdr>
                <w:top w:val="none" w:sz="0" w:space="0" w:color="auto"/>
                <w:left w:val="none" w:sz="0" w:space="0" w:color="auto"/>
                <w:bottom w:val="none" w:sz="0" w:space="0" w:color="auto"/>
                <w:right w:val="none" w:sz="0" w:space="0" w:color="auto"/>
              </w:divBdr>
            </w:div>
            <w:div w:id="2078747979">
              <w:marLeft w:val="0"/>
              <w:marRight w:val="0"/>
              <w:marTop w:val="0"/>
              <w:marBottom w:val="0"/>
              <w:divBdr>
                <w:top w:val="none" w:sz="0" w:space="0" w:color="auto"/>
                <w:left w:val="none" w:sz="0" w:space="0" w:color="auto"/>
                <w:bottom w:val="none" w:sz="0" w:space="0" w:color="auto"/>
                <w:right w:val="none" w:sz="0" w:space="0" w:color="auto"/>
              </w:divBdr>
            </w:div>
            <w:div w:id="421494532">
              <w:marLeft w:val="0"/>
              <w:marRight w:val="0"/>
              <w:marTop w:val="0"/>
              <w:marBottom w:val="0"/>
              <w:divBdr>
                <w:top w:val="none" w:sz="0" w:space="0" w:color="auto"/>
                <w:left w:val="none" w:sz="0" w:space="0" w:color="auto"/>
                <w:bottom w:val="none" w:sz="0" w:space="0" w:color="auto"/>
                <w:right w:val="none" w:sz="0" w:space="0" w:color="auto"/>
              </w:divBdr>
            </w:div>
            <w:div w:id="1739357645">
              <w:marLeft w:val="0"/>
              <w:marRight w:val="0"/>
              <w:marTop w:val="0"/>
              <w:marBottom w:val="0"/>
              <w:divBdr>
                <w:top w:val="none" w:sz="0" w:space="0" w:color="auto"/>
                <w:left w:val="none" w:sz="0" w:space="0" w:color="auto"/>
                <w:bottom w:val="none" w:sz="0" w:space="0" w:color="auto"/>
                <w:right w:val="none" w:sz="0" w:space="0" w:color="auto"/>
              </w:divBdr>
            </w:div>
            <w:div w:id="1499342171">
              <w:marLeft w:val="0"/>
              <w:marRight w:val="0"/>
              <w:marTop w:val="0"/>
              <w:marBottom w:val="0"/>
              <w:divBdr>
                <w:top w:val="none" w:sz="0" w:space="0" w:color="auto"/>
                <w:left w:val="none" w:sz="0" w:space="0" w:color="auto"/>
                <w:bottom w:val="none" w:sz="0" w:space="0" w:color="auto"/>
                <w:right w:val="none" w:sz="0" w:space="0" w:color="auto"/>
              </w:divBdr>
            </w:div>
            <w:div w:id="685253212">
              <w:marLeft w:val="0"/>
              <w:marRight w:val="0"/>
              <w:marTop w:val="0"/>
              <w:marBottom w:val="0"/>
              <w:divBdr>
                <w:top w:val="none" w:sz="0" w:space="0" w:color="auto"/>
                <w:left w:val="none" w:sz="0" w:space="0" w:color="auto"/>
                <w:bottom w:val="none" w:sz="0" w:space="0" w:color="auto"/>
                <w:right w:val="none" w:sz="0" w:space="0" w:color="auto"/>
              </w:divBdr>
            </w:div>
            <w:div w:id="891619254">
              <w:marLeft w:val="0"/>
              <w:marRight w:val="0"/>
              <w:marTop w:val="0"/>
              <w:marBottom w:val="0"/>
              <w:divBdr>
                <w:top w:val="none" w:sz="0" w:space="0" w:color="auto"/>
                <w:left w:val="none" w:sz="0" w:space="0" w:color="auto"/>
                <w:bottom w:val="none" w:sz="0" w:space="0" w:color="auto"/>
                <w:right w:val="none" w:sz="0" w:space="0" w:color="auto"/>
              </w:divBdr>
            </w:div>
            <w:div w:id="1631397433">
              <w:marLeft w:val="0"/>
              <w:marRight w:val="0"/>
              <w:marTop w:val="0"/>
              <w:marBottom w:val="0"/>
              <w:divBdr>
                <w:top w:val="none" w:sz="0" w:space="0" w:color="auto"/>
                <w:left w:val="none" w:sz="0" w:space="0" w:color="auto"/>
                <w:bottom w:val="none" w:sz="0" w:space="0" w:color="auto"/>
                <w:right w:val="none" w:sz="0" w:space="0" w:color="auto"/>
              </w:divBdr>
            </w:div>
            <w:div w:id="1737849358">
              <w:marLeft w:val="0"/>
              <w:marRight w:val="0"/>
              <w:marTop w:val="0"/>
              <w:marBottom w:val="0"/>
              <w:divBdr>
                <w:top w:val="none" w:sz="0" w:space="0" w:color="auto"/>
                <w:left w:val="none" w:sz="0" w:space="0" w:color="auto"/>
                <w:bottom w:val="none" w:sz="0" w:space="0" w:color="auto"/>
                <w:right w:val="none" w:sz="0" w:space="0" w:color="auto"/>
              </w:divBdr>
            </w:div>
            <w:div w:id="412557423">
              <w:marLeft w:val="0"/>
              <w:marRight w:val="0"/>
              <w:marTop w:val="0"/>
              <w:marBottom w:val="0"/>
              <w:divBdr>
                <w:top w:val="none" w:sz="0" w:space="0" w:color="auto"/>
                <w:left w:val="none" w:sz="0" w:space="0" w:color="auto"/>
                <w:bottom w:val="none" w:sz="0" w:space="0" w:color="auto"/>
                <w:right w:val="none" w:sz="0" w:space="0" w:color="auto"/>
              </w:divBdr>
            </w:div>
            <w:div w:id="1652254551">
              <w:marLeft w:val="0"/>
              <w:marRight w:val="0"/>
              <w:marTop w:val="0"/>
              <w:marBottom w:val="0"/>
              <w:divBdr>
                <w:top w:val="none" w:sz="0" w:space="0" w:color="auto"/>
                <w:left w:val="none" w:sz="0" w:space="0" w:color="auto"/>
                <w:bottom w:val="none" w:sz="0" w:space="0" w:color="auto"/>
                <w:right w:val="none" w:sz="0" w:space="0" w:color="auto"/>
              </w:divBdr>
            </w:div>
            <w:div w:id="4687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597">
      <w:bodyDiv w:val="1"/>
      <w:marLeft w:val="0"/>
      <w:marRight w:val="0"/>
      <w:marTop w:val="0"/>
      <w:marBottom w:val="0"/>
      <w:divBdr>
        <w:top w:val="none" w:sz="0" w:space="0" w:color="auto"/>
        <w:left w:val="none" w:sz="0" w:space="0" w:color="auto"/>
        <w:bottom w:val="none" w:sz="0" w:space="0" w:color="auto"/>
        <w:right w:val="none" w:sz="0" w:space="0" w:color="auto"/>
      </w:divBdr>
    </w:div>
    <w:div w:id="1910844282">
      <w:bodyDiv w:val="1"/>
      <w:marLeft w:val="0"/>
      <w:marRight w:val="0"/>
      <w:marTop w:val="0"/>
      <w:marBottom w:val="0"/>
      <w:divBdr>
        <w:top w:val="none" w:sz="0" w:space="0" w:color="auto"/>
        <w:left w:val="none" w:sz="0" w:space="0" w:color="auto"/>
        <w:bottom w:val="none" w:sz="0" w:space="0" w:color="auto"/>
        <w:right w:val="none" w:sz="0" w:space="0" w:color="auto"/>
      </w:divBdr>
      <w:divsChild>
        <w:div w:id="1403678260">
          <w:marLeft w:val="0"/>
          <w:marRight w:val="0"/>
          <w:marTop w:val="0"/>
          <w:marBottom w:val="0"/>
          <w:divBdr>
            <w:top w:val="none" w:sz="0" w:space="0" w:color="auto"/>
            <w:left w:val="none" w:sz="0" w:space="0" w:color="auto"/>
            <w:bottom w:val="none" w:sz="0" w:space="0" w:color="auto"/>
            <w:right w:val="none" w:sz="0" w:space="0" w:color="auto"/>
          </w:divBdr>
          <w:divsChild>
            <w:div w:id="1730181082">
              <w:marLeft w:val="0"/>
              <w:marRight w:val="0"/>
              <w:marTop w:val="0"/>
              <w:marBottom w:val="0"/>
              <w:divBdr>
                <w:top w:val="none" w:sz="0" w:space="0" w:color="auto"/>
                <w:left w:val="none" w:sz="0" w:space="0" w:color="auto"/>
                <w:bottom w:val="none" w:sz="0" w:space="0" w:color="auto"/>
                <w:right w:val="none" w:sz="0" w:space="0" w:color="auto"/>
              </w:divBdr>
            </w:div>
            <w:div w:id="579171622">
              <w:marLeft w:val="0"/>
              <w:marRight w:val="0"/>
              <w:marTop w:val="0"/>
              <w:marBottom w:val="0"/>
              <w:divBdr>
                <w:top w:val="none" w:sz="0" w:space="0" w:color="auto"/>
                <w:left w:val="none" w:sz="0" w:space="0" w:color="auto"/>
                <w:bottom w:val="none" w:sz="0" w:space="0" w:color="auto"/>
                <w:right w:val="none" w:sz="0" w:space="0" w:color="auto"/>
              </w:divBdr>
            </w:div>
            <w:div w:id="1891959532">
              <w:marLeft w:val="0"/>
              <w:marRight w:val="0"/>
              <w:marTop w:val="0"/>
              <w:marBottom w:val="0"/>
              <w:divBdr>
                <w:top w:val="none" w:sz="0" w:space="0" w:color="auto"/>
                <w:left w:val="none" w:sz="0" w:space="0" w:color="auto"/>
                <w:bottom w:val="none" w:sz="0" w:space="0" w:color="auto"/>
                <w:right w:val="none" w:sz="0" w:space="0" w:color="auto"/>
              </w:divBdr>
            </w:div>
            <w:div w:id="227227827">
              <w:marLeft w:val="0"/>
              <w:marRight w:val="0"/>
              <w:marTop w:val="0"/>
              <w:marBottom w:val="0"/>
              <w:divBdr>
                <w:top w:val="none" w:sz="0" w:space="0" w:color="auto"/>
                <w:left w:val="none" w:sz="0" w:space="0" w:color="auto"/>
                <w:bottom w:val="none" w:sz="0" w:space="0" w:color="auto"/>
                <w:right w:val="none" w:sz="0" w:space="0" w:color="auto"/>
              </w:divBdr>
            </w:div>
            <w:div w:id="870342597">
              <w:marLeft w:val="0"/>
              <w:marRight w:val="0"/>
              <w:marTop w:val="0"/>
              <w:marBottom w:val="0"/>
              <w:divBdr>
                <w:top w:val="none" w:sz="0" w:space="0" w:color="auto"/>
                <w:left w:val="none" w:sz="0" w:space="0" w:color="auto"/>
                <w:bottom w:val="none" w:sz="0" w:space="0" w:color="auto"/>
                <w:right w:val="none" w:sz="0" w:space="0" w:color="auto"/>
              </w:divBdr>
            </w:div>
            <w:div w:id="681854339">
              <w:marLeft w:val="0"/>
              <w:marRight w:val="0"/>
              <w:marTop w:val="0"/>
              <w:marBottom w:val="0"/>
              <w:divBdr>
                <w:top w:val="none" w:sz="0" w:space="0" w:color="auto"/>
                <w:left w:val="none" w:sz="0" w:space="0" w:color="auto"/>
                <w:bottom w:val="none" w:sz="0" w:space="0" w:color="auto"/>
                <w:right w:val="none" w:sz="0" w:space="0" w:color="auto"/>
              </w:divBdr>
            </w:div>
            <w:div w:id="15846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8924">
      <w:bodyDiv w:val="1"/>
      <w:marLeft w:val="0"/>
      <w:marRight w:val="0"/>
      <w:marTop w:val="0"/>
      <w:marBottom w:val="0"/>
      <w:divBdr>
        <w:top w:val="none" w:sz="0" w:space="0" w:color="auto"/>
        <w:left w:val="none" w:sz="0" w:space="0" w:color="auto"/>
        <w:bottom w:val="none" w:sz="0" w:space="0" w:color="auto"/>
        <w:right w:val="none" w:sz="0" w:space="0" w:color="auto"/>
      </w:divBdr>
      <w:divsChild>
        <w:div w:id="388387345">
          <w:marLeft w:val="0"/>
          <w:marRight w:val="0"/>
          <w:marTop w:val="0"/>
          <w:marBottom w:val="0"/>
          <w:divBdr>
            <w:top w:val="none" w:sz="0" w:space="0" w:color="auto"/>
            <w:left w:val="none" w:sz="0" w:space="0" w:color="auto"/>
            <w:bottom w:val="none" w:sz="0" w:space="0" w:color="auto"/>
            <w:right w:val="none" w:sz="0" w:space="0" w:color="auto"/>
          </w:divBdr>
          <w:divsChild>
            <w:div w:id="462694945">
              <w:marLeft w:val="0"/>
              <w:marRight w:val="0"/>
              <w:marTop w:val="0"/>
              <w:marBottom w:val="0"/>
              <w:divBdr>
                <w:top w:val="none" w:sz="0" w:space="0" w:color="auto"/>
                <w:left w:val="none" w:sz="0" w:space="0" w:color="auto"/>
                <w:bottom w:val="none" w:sz="0" w:space="0" w:color="auto"/>
                <w:right w:val="none" w:sz="0" w:space="0" w:color="auto"/>
              </w:divBdr>
            </w:div>
            <w:div w:id="1506897547">
              <w:marLeft w:val="0"/>
              <w:marRight w:val="0"/>
              <w:marTop w:val="0"/>
              <w:marBottom w:val="0"/>
              <w:divBdr>
                <w:top w:val="none" w:sz="0" w:space="0" w:color="auto"/>
                <w:left w:val="none" w:sz="0" w:space="0" w:color="auto"/>
                <w:bottom w:val="none" w:sz="0" w:space="0" w:color="auto"/>
                <w:right w:val="none" w:sz="0" w:space="0" w:color="auto"/>
              </w:divBdr>
            </w:div>
            <w:div w:id="14161523">
              <w:marLeft w:val="0"/>
              <w:marRight w:val="0"/>
              <w:marTop w:val="0"/>
              <w:marBottom w:val="0"/>
              <w:divBdr>
                <w:top w:val="none" w:sz="0" w:space="0" w:color="auto"/>
                <w:left w:val="none" w:sz="0" w:space="0" w:color="auto"/>
                <w:bottom w:val="none" w:sz="0" w:space="0" w:color="auto"/>
                <w:right w:val="none" w:sz="0" w:space="0" w:color="auto"/>
              </w:divBdr>
            </w:div>
            <w:div w:id="1378775175">
              <w:marLeft w:val="0"/>
              <w:marRight w:val="0"/>
              <w:marTop w:val="0"/>
              <w:marBottom w:val="0"/>
              <w:divBdr>
                <w:top w:val="none" w:sz="0" w:space="0" w:color="auto"/>
                <w:left w:val="none" w:sz="0" w:space="0" w:color="auto"/>
                <w:bottom w:val="none" w:sz="0" w:space="0" w:color="auto"/>
                <w:right w:val="none" w:sz="0" w:space="0" w:color="auto"/>
              </w:divBdr>
            </w:div>
            <w:div w:id="593588621">
              <w:marLeft w:val="0"/>
              <w:marRight w:val="0"/>
              <w:marTop w:val="0"/>
              <w:marBottom w:val="0"/>
              <w:divBdr>
                <w:top w:val="none" w:sz="0" w:space="0" w:color="auto"/>
                <w:left w:val="none" w:sz="0" w:space="0" w:color="auto"/>
                <w:bottom w:val="none" w:sz="0" w:space="0" w:color="auto"/>
                <w:right w:val="none" w:sz="0" w:space="0" w:color="auto"/>
              </w:divBdr>
            </w:div>
            <w:div w:id="1679381224">
              <w:marLeft w:val="0"/>
              <w:marRight w:val="0"/>
              <w:marTop w:val="0"/>
              <w:marBottom w:val="0"/>
              <w:divBdr>
                <w:top w:val="none" w:sz="0" w:space="0" w:color="auto"/>
                <w:left w:val="none" w:sz="0" w:space="0" w:color="auto"/>
                <w:bottom w:val="none" w:sz="0" w:space="0" w:color="auto"/>
                <w:right w:val="none" w:sz="0" w:space="0" w:color="auto"/>
              </w:divBdr>
            </w:div>
            <w:div w:id="805439836">
              <w:marLeft w:val="0"/>
              <w:marRight w:val="0"/>
              <w:marTop w:val="0"/>
              <w:marBottom w:val="0"/>
              <w:divBdr>
                <w:top w:val="none" w:sz="0" w:space="0" w:color="auto"/>
                <w:left w:val="none" w:sz="0" w:space="0" w:color="auto"/>
                <w:bottom w:val="none" w:sz="0" w:space="0" w:color="auto"/>
                <w:right w:val="none" w:sz="0" w:space="0" w:color="auto"/>
              </w:divBdr>
            </w:div>
            <w:div w:id="554901069">
              <w:marLeft w:val="0"/>
              <w:marRight w:val="0"/>
              <w:marTop w:val="0"/>
              <w:marBottom w:val="0"/>
              <w:divBdr>
                <w:top w:val="none" w:sz="0" w:space="0" w:color="auto"/>
                <w:left w:val="none" w:sz="0" w:space="0" w:color="auto"/>
                <w:bottom w:val="none" w:sz="0" w:space="0" w:color="auto"/>
                <w:right w:val="none" w:sz="0" w:space="0" w:color="auto"/>
              </w:divBdr>
            </w:div>
            <w:div w:id="1906067721">
              <w:marLeft w:val="0"/>
              <w:marRight w:val="0"/>
              <w:marTop w:val="0"/>
              <w:marBottom w:val="0"/>
              <w:divBdr>
                <w:top w:val="none" w:sz="0" w:space="0" w:color="auto"/>
                <w:left w:val="none" w:sz="0" w:space="0" w:color="auto"/>
                <w:bottom w:val="none" w:sz="0" w:space="0" w:color="auto"/>
                <w:right w:val="none" w:sz="0" w:space="0" w:color="auto"/>
              </w:divBdr>
            </w:div>
            <w:div w:id="1822961675">
              <w:marLeft w:val="0"/>
              <w:marRight w:val="0"/>
              <w:marTop w:val="0"/>
              <w:marBottom w:val="0"/>
              <w:divBdr>
                <w:top w:val="none" w:sz="0" w:space="0" w:color="auto"/>
                <w:left w:val="none" w:sz="0" w:space="0" w:color="auto"/>
                <w:bottom w:val="none" w:sz="0" w:space="0" w:color="auto"/>
                <w:right w:val="none" w:sz="0" w:space="0" w:color="auto"/>
              </w:divBdr>
            </w:div>
            <w:div w:id="540868982">
              <w:marLeft w:val="0"/>
              <w:marRight w:val="0"/>
              <w:marTop w:val="0"/>
              <w:marBottom w:val="0"/>
              <w:divBdr>
                <w:top w:val="none" w:sz="0" w:space="0" w:color="auto"/>
                <w:left w:val="none" w:sz="0" w:space="0" w:color="auto"/>
                <w:bottom w:val="none" w:sz="0" w:space="0" w:color="auto"/>
                <w:right w:val="none" w:sz="0" w:space="0" w:color="auto"/>
              </w:divBdr>
            </w:div>
            <w:div w:id="28573753">
              <w:marLeft w:val="0"/>
              <w:marRight w:val="0"/>
              <w:marTop w:val="0"/>
              <w:marBottom w:val="0"/>
              <w:divBdr>
                <w:top w:val="none" w:sz="0" w:space="0" w:color="auto"/>
                <w:left w:val="none" w:sz="0" w:space="0" w:color="auto"/>
                <w:bottom w:val="none" w:sz="0" w:space="0" w:color="auto"/>
                <w:right w:val="none" w:sz="0" w:space="0" w:color="auto"/>
              </w:divBdr>
            </w:div>
            <w:div w:id="154221996">
              <w:marLeft w:val="0"/>
              <w:marRight w:val="0"/>
              <w:marTop w:val="0"/>
              <w:marBottom w:val="0"/>
              <w:divBdr>
                <w:top w:val="none" w:sz="0" w:space="0" w:color="auto"/>
                <w:left w:val="none" w:sz="0" w:space="0" w:color="auto"/>
                <w:bottom w:val="none" w:sz="0" w:space="0" w:color="auto"/>
                <w:right w:val="none" w:sz="0" w:space="0" w:color="auto"/>
              </w:divBdr>
            </w:div>
            <w:div w:id="355272063">
              <w:marLeft w:val="0"/>
              <w:marRight w:val="0"/>
              <w:marTop w:val="0"/>
              <w:marBottom w:val="0"/>
              <w:divBdr>
                <w:top w:val="none" w:sz="0" w:space="0" w:color="auto"/>
                <w:left w:val="none" w:sz="0" w:space="0" w:color="auto"/>
                <w:bottom w:val="none" w:sz="0" w:space="0" w:color="auto"/>
                <w:right w:val="none" w:sz="0" w:space="0" w:color="auto"/>
              </w:divBdr>
            </w:div>
            <w:div w:id="1870297688">
              <w:marLeft w:val="0"/>
              <w:marRight w:val="0"/>
              <w:marTop w:val="0"/>
              <w:marBottom w:val="0"/>
              <w:divBdr>
                <w:top w:val="none" w:sz="0" w:space="0" w:color="auto"/>
                <w:left w:val="none" w:sz="0" w:space="0" w:color="auto"/>
                <w:bottom w:val="none" w:sz="0" w:space="0" w:color="auto"/>
                <w:right w:val="none" w:sz="0" w:space="0" w:color="auto"/>
              </w:divBdr>
            </w:div>
            <w:div w:id="634944177">
              <w:marLeft w:val="0"/>
              <w:marRight w:val="0"/>
              <w:marTop w:val="0"/>
              <w:marBottom w:val="0"/>
              <w:divBdr>
                <w:top w:val="none" w:sz="0" w:space="0" w:color="auto"/>
                <w:left w:val="none" w:sz="0" w:space="0" w:color="auto"/>
                <w:bottom w:val="none" w:sz="0" w:space="0" w:color="auto"/>
                <w:right w:val="none" w:sz="0" w:space="0" w:color="auto"/>
              </w:divBdr>
            </w:div>
            <w:div w:id="181743503">
              <w:marLeft w:val="0"/>
              <w:marRight w:val="0"/>
              <w:marTop w:val="0"/>
              <w:marBottom w:val="0"/>
              <w:divBdr>
                <w:top w:val="none" w:sz="0" w:space="0" w:color="auto"/>
                <w:left w:val="none" w:sz="0" w:space="0" w:color="auto"/>
                <w:bottom w:val="none" w:sz="0" w:space="0" w:color="auto"/>
                <w:right w:val="none" w:sz="0" w:space="0" w:color="auto"/>
              </w:divBdr>
            </w:div>
            <w:div w:id="604456831">
              <w:marLeft w:val="0"/>
              <w:marRight w:val="0"/>
              <w:marTop w:val="0"/>
              <w:marBottom w:val="0"/>
              <w:divBdr>
                <w:top w:val="none" w:sz="0" w:space="0" w:color="auto"/>
                <w:left w:val="none" w:sz="0" w:space="0" w:color="auto"/>
                <w:bottom w:val="none" w:sz="0" w:space="0" w:color="auto"/>
                <w:right w:val="none" w:sz="0" w:space="0" w:color="auto"/>
              </w:divBdr>
            </w:div>
            <w:div w:id="1708262125">
              <w:marLeft w:val="0"/>
              <w:marRight w:val="0"/>
              <w:marTop w:val="0"/>
              <w:marBottom w:val="0"/>
              <w:divBdr>
                <w:top w:val="none" w:sz="0" w:space="0" w:color="auto"/>
                <w:left w:val="none" w:sz="0" w:space="0" w:color="auto"/>
                <w:bottom w:val="none" w:sz="0" w:space="0" w:color="auto"/>
                <w:right w:val="none" w:sz="0" w:space="0" w:color="auto"/>
              </w:divBdr>
            </w:div>
            <w:div w:id="1015611936">
              <w:marLeft w:val="0"/>
              <w:marRight w:val="0"/>
              <w:marTop w:val="0"/>
              <w:marBottom w:val="0"/>
              <w:divBdr>
                <w:top w:val="none" w:sz="0" w:space="0" w:color="auto"/>
                <w:left w:val="none" w:sz="0" w:space="0" w:color="auto"/>
                <w:bottom w:val="none" w:sz="0" w:space="0" w:color="auto"/>
                <w:right w:val="none" w:sz="0" w:space="0" w:color="auto"/>
              </w:divBdr>
            </w:div>
            <w:div w:id="409886838">
              <w:marLeft w:val="0"/>
              <w:marRight w:val="0"/>
              <w:marTop w:val="0"/>
              <w:marBottom w:val="0"/>
              <w:divBdr>
                <w:top w:val="none" w:sz="0" w:space="0" w:color="auto"/>
                <w:left w:val="none" w:sz="0" w:space="0" w:color="auto"/>
                <w:bottom w:val="none" w:sz="0" w:space="0" w:color="auto"/>
                <w:right w:val="none" w:sz="0" w:space="0" w:color="auto"/>
              </w:divBdr>
            </w:div>
            <w:div w:id="6414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6186">
      <w:bodyDiv w:val="1"/>
      <w:marLeft w:val="0"/>
      <w:marRight w:val="0"/>
      <w:marTop w:val="0"/>
      <w:marBottom w:val="0"/>
      <w:divBdr>
        <w:top w:val="none" w:sz="0" w:space="0" w:color="auto"/>
        <w:left w:val="none" w:sz="0" w:space="0" w:color="auto"/>
        <w:bottom w:val="none" w:sz="0" w:space="0" w:color="auto"/>
        <w:right w:val="none" w:sz="0" w:space="0" w:color="auto"/>
      </w:divBdr>
      <w:divsChild>
        <w:div w:id="1673800784">
          <w:marLeft w:val="0"/>
          <w:marRight w:val="0"/>
          <w:marTop w:val="0"/>
          <w:marBottom w:val="0"/>
          <w:divBdr>
            <w:top w:val="none" w:sz="0" w:space="0" w:color="auto"/>
            <w:left w:val="none" w:sz="0" w:space="0" w:color="auto"/>
            <w:bottom w:val="none" w:sz="0" w:space="0" w:color="auto"/>
            <w:right w:val="none" w:sz="0" w:space="0" w:color="auto"/>
          </w:divBdr>
          <w:divsChild>
            <w:div w:id="205027179">
              <w:marLeft w:val="0"/>
              <w:marRight w:val="0"/>
              <w:marTop w:val="0"/>
              <w:marBottom w:val="0"/>
              <w:divBdr>
                <w:top w:val="none" w:sz="0" w:space="0" w:color="auto"/>
                <w:left w:val="none" w:sz="0" w:space="0" w:color="auto"/>
                <w:bottom w:val="none" w:sz="0" w:space="0" w:color="auto"/>
                <w:right w:val="none" w:sz="0" w:space="0" w:color="auto"/>
              </w:divBdr>
            </w:div>
            <w:div w:id="1907376304">
              <w:marLeft w:val="0"/>
              <w:marRight w:val="0"/>
              <w:marTop w:val="0"/>
              <w:marBottom w:val="0"/>
              <w:divBdr>
                <w:top w:val="none" w:sz="0" w:space="0" w:color="auto"/>
                <w:left w:val="none" w:sz="0" w:space="0" w:color="auto"/>
                <w:bottom w:val="none" w:sz="0" w:space="0" w:color="auto"/>
                <w:right w:val="none" w:sz="0" w:space="0" w:color="auto"/>
              </w:divBdr>
            </w:div>
            <w:div w:id="993491242">
              <w:marLeft w:val="0"/>
              <w:marRight w:val="0"/>
              <w:marTop w:val="0"/>
              <w:marBottom w:val="0"/>
              <w:divBdr>
                <w:top w:val="none" w:sz="0" w:space="0" w:color="auto"/>
                <w:left w:val="none" w:sz="0" w:space="0" w:color="auto"/>
                <w:bottom w:val="none" w:sz="0" w:space="0" w:color="auto"/>
                <w:right w:val="none" w:sz="0" w:space="0" w:color="auto"/>
              </w:divBdr>
            </w:div>
            <w:div w:id="1721438176">
              <w:marLeft w:val="0"/>
              <w:marRight w:val="0"/>
              <w:marTop w:val="0"/>
              <w:marBottom w:val="0"/>
              <w:divBdr>
                <w:top w:val="none" w:sz="0" w:space="0" w:color="auto"/>
                <w:left w:val="none" w:sz="0" w:space="0" w:color="auto"/>
                <w:bottom w:val="none" w:sz="0" w:space="0" w:color="auto"/>
                <w:right w:val="none" w:sz="0" w:space="0" w:color="auto"/>
              </w:divBdr>
            </w:div>
            <w:div w:id="386880527">
              <w:marLeft w:val="0"/>
              <w:marRight w:val="0"/>
              <w:marTop w:val="0"/>
              <w:marBottom w:val="0"/>
              <w:divBdr>
                <w:top w:val="none" w:sz="0" w:space="0" w:color="auto"/>
                <w:left w:val="none" w:sz="0" w:space="0" w:color="auto"/>
                <w:bottom w:val="none" w:sz="0" w:space="0" w:color="auto"/>
                <w:right w:val="none" w:sz="0" w:space="0" w:color="auto"/>
              </w:divBdr>
            </w:div>
            <w:div w:id="1710907939">
              <w:marLeft w:val="0"/>
              <w:marRight w:val="0"/>
              <w:marTop w:val="0"/>
              <w:marBottom w:val="0"/>
              <w:divBdr>
                <w:top w:val="none" w:sz="0" w:space="0" w:color="auto"/>
                <w:left w:val="none" w:sz="0" w:space="0" w:color="auto"/>
                <w:bottom w:val="none" w:sz="0" w:space="0" w:color="auto"/>
                <w:right w:val="none" w:sz="0" w:space="0" w:color="auto"/>
              </w:divBdr>
            </w:div>
            <w:div w:id="2119904059">
              <w:marLeft w:val="0"/>
              <w:marRight w:val="0"/>
              <w:marTop w:val="0"/>
              <w:marBottom w:val="0"/>
              <w:divBdr>
                <w:top w:val="none" w:sz="0" w:space="0" w:color="auto"/>
                <w:left w:val="none" w:sz="0" w:space="0" w:color="auto"/>
                <w:bottom w:val="none" w:sz="0" w:space="0" w:color="auto"/>
                <w:right w:val="none" w:sz="0" w:space="0" w:color="auto"/>
              </w:divBdr>
            </w:div>
            <w:div w:id="328405045">
              <w:marLeft w:val="0"/>
              <w:marRight w:val="0"/>
              <w:marTop w:val="0"/>
              <w:marBottom w:val="0"/>
              <w:divBdr>
                <w:top w:val="none" w:sz="0" w:space="0" w:color="auto"/>
                <w:left w:val="none" w:sz="0" w:space="0" w:color="auto"/>
                <w:bottom w:val="none" w:sz="0" w:space="0" w:color="auto"/>
                <w:right w:val="none" w:sz="0" w:space="0" w:color="auto"/>
              </w:divBdr>
            </w:div>
            <w:div w:id="1485198414">
              <w:marLeft w:val="0"/>
              <w:marRight w:val="0"/>
              <w:marTop w:val="0"/>
              <w:marBottom w:val="0"/>
              <w:divBdr>
                <w:top w:val="none" w:sz="0" w:space="0" w:color="auto"/>
                <w:left w:val="none" w:sz="0" w:space="0" w:color="auto"/>
                <w:bottom w:val="none" w:sz="0" w:space="0" w:color="auto"/>
                <w:right w:val="none" w:sz="0" w:space="0" w:color="auto"/>
              </w:divBdr>
            </w:div>
            <w:div w:id="1409619550">
              <w:marLeft w:val="0"/>
              <w:marRight w:val="0"/>
              <w:marTop w:val="0"/>
              <w:marBottom w:val="0"/>
              <w:divBdr>
                <w:top w:val="none" w:sz="0" w:space="0" w:color="auto"/>
                <w:left w:val="none" w:sz="0" w:space="0" w:color="auto"/>
                <w:bottom w:val="none" w:sz="0" w:space="0" w:color="auto"/>
                <w:right w:val="none" w:sz="0" w:space="0" w:color="auto"/>
              </w:divBdr>
            </w:div>
            <w:div w:id="525096267">
              <w:marLeft w:val="0"/>
              <w:marRight w:val="0"/>
              <w:marTop w:val="0"/>
              <w:marBottom w:val="0"/>
              <w:divBdr>
                <w:top w:val="none" w:sz="0" w:space="0" w:color="auto"/>
                <w:left w:val="none" w:sz="0" w:space="0" w:color="auto"/>
                <w:bottom w:val="none" w:sz="0" w:space="0" w:color="auto"/>
                <w:right w:val="none" w:sz="0" w:space="0" w:color="auto"/>
              </w:divBdr>
            </w:div>
            <w:div w:id="1287196023">
              <w:marLeft w:val="0"/>
              <w:marRight w:val="0"/>
              <w:marTop w:val="0"/>
              <w:marBottom w:val="0"/>
              <w:divBdr>
                <w:top w:val="none" w:sz="0" w:space="0" w:color="auto"/>
                <w:left w:val="none" w:sz="0" w:space="0" w:color="auto"/>
                <w:bottom w:val="none" w:sz="0" w:space="0" w:color="auto"/>
                <w:right w:val="none" w:sz="0" w:space="0" w:color="auto"/>
              </w:divBdr>
            </w:div>
            <w:div w:id="643705208">
              <w:marLeft w:val="0"/>
              <w:marRight w:val="0"/>
              <w:marTop w:val="0"/>
              <w:marBottom w:val="0"/>
              <w:divBdr>
                <w:top w:val="none" w:sz="0" w:space="0" w:color="auto"/>
                <w:left w:val="none" w:sz="0" w:space="0" w:color="auto"/>
                <w:bottom w:val="none" w:sz="0" w:space="0" w:color="auto"/>
                <w:right w:val="none" w:sz="0" w:space="0" w:color="auto"/>
              </w:divBdr>
            </w:div>
            <w:div w:id="2108848538">
              <w:marLeft w:val="0"/>
              <w:marRight w:val="0"/>
              <w:marTop w:val="0"/>
              <w:marBottom w:val="0"/>
              <w:divBdr>
                <w:top w:val="none" w:sz="0" w:space="0" w:color="auto"/>
                <w:left w:val="none" w:sz="0" w:space="0" w:color="auto"/>
                <w:bottom w:val="none" w:sz="0" w:space="0" w:color="auto"/>
                <w:right w:val="none" w:sz="0" w:space="0" w:color="auto"/>
              </w:divBdr>
            </w:div>
            <w:div w:id="1045374486">
              <w:marLeft w:val="0"/>
              <w:marRight w:val="0"/>
              <w:marTop w:val="0"/>
              <w:marBottom w:val="0"/>
              <w:divBdr>
                <w:top w:val="none" w:sz="0" w:space="0" w:color="auto"/>
                <w:left w:val="none" w:sz="0" w:space="0" w:color="auto"/>
                <w:bottom w:val="none" w:sz="0" w:space="0" w:color="auto"/>
                <w:right w:val="none" w:sz="0" w:space="0" w:color="auto"/>
              </w:divBdr>
            </w:div>
            <w:div w:id="1034039324">
              <w:marLeft w:val="0"/>
              <w:marRight w:val="0"/>
              <w:marTop w:val="0"/>
              <w:marBottom w:val="0"/>
              <w:divBdr>
                <w:top w:val="none" w:sz="0" w:space="0" w:color="auto"/>
                <w:left w:val="none" w:sz="0" w:space="0" w:color="auto"/>
                <w:bottom w:val="none" w:sz="0" w:space="0" w:color="auto"/>
                <w:right w:val="none" w:sz="0" w:space="0" w:color="auto"/>
              </w:divBdr>
            </w:div>
            <w:div w:id="769853870">
              <w:marLeft w:val="0"/>
              <w:marRight w:val="0"/>
              <w:marTop w:val="0"/>
              <w:marBottom w:val="0"/>
              <w:divBdr>
                <w:top w:val="none" w:sz="0" w:space="0" w:color="auto"/>
                <w:left w:val="none" w:sz="0" w:space="0" w:color="auto"/>
                <w:bottom w:val="none" w:sz="0" w:space="0" w:color="auto"/>
                <w:right w:val="none" w:sz="0" w:space="0" w:color="auto"/>
              </w:divBdr>
            </w:div>
            <w:div w:id="1916476219">
              <w:marLeft w:val="0"/>
              <w:marRight w:val="0"/>
              <w:marTop w:val="0"/>
              <w:marBottom w:val="0"/>
              <w:divBdr>
                <w:top w:val="none" w:sz="0" w:space="0" w:color="auto"/>
                <w:left w:val="none" w:sz="0" w:space="0" w:color="auto"/>
                <w:bottom w:val="none" w:sz="0" w:space="0" w:color="auto"/>
                <w:right w:val="none" w:sz="0" w:space="0" w:color="auto"/>
              </w:divBdr>
            </w:div>
            <w:div w:id="1148588966">
              <w:marLeft w:val="0"/>
              <w:marRight w:val="0"/>
              <w:marTop w:val="0"/>
              <w:marBottom w:val="0"/>
              <w:divBdr>
                <w:top w:val="none" w:sz="0" w:space="0" w:color="auto"/>
                <w:left w:val="none" w:sz="0" w:space="0" w:color="auto"/>
                <w:bottom w:val="none" w:sz="0" w:space="0" w:color="auto"/>
                <w:right w:val="none" w:sz="0" w:space="0" w:color="auto"/>
              </w:divBdr>
            </w:div>
            <w:div w:id="1442070491">
              <w:marLeft w:val="0"/>
              <w:marRight w:val="0"/>
              <w:marTop w:val="0"/>
              <w:marBottom w:val="0"/>
              <w:divBdr>
                <w:top w:val="none" w:sz="0" w:space="0" w:color="auto"/>
                <w:left w:val="none" w:sz="0" w:space="0" w:color="auto"/>
                <w:bottom w:val="none" w:sz="0" w:space="0" w:color="auto"/>
                <w:right w:val="none" w:sz="0" w:space="0" w:color="auto"/>
              </w:divBdr>
            </w:div>
            <w:div w:id="1558280807">
              <w:marLeft w:val="0"/>
              <w:marRight w:val="0"/>
              <w:marTop w:val="0"/>
              <w:marBottom w:val="0"/>
              <w:divBdr>
                <w:top w:val="none" w:sz="0" w:space="0" w:color="auto"/>
                <w:left w:val="none" w:sz="0" w:space="0" w:color="auto"/>
                <w:bottom w:val="none" w:sz="0" w:space="0" w:color="auto"/>
                <w:right w:val="none" w:sz="0" w:space="0" w:color="auto"/>
              </w:divBdr>
            </w:div>
            <w:div w:id="1856772820">
              <w:marLeft w:val="0"/>
              <w:marRight w:val="0"/>
              <w:marTop w:val="0"/>
              <w:marBottom w:val="0"/>
              <w:divBdr>
                <w:top w:val="none" w:sz="0" w:space="0" w:color="auto"/>
                <w:left w:val="none" w:sz="0" w:space="0" w:color="auto"/>
                <w:bottom w:val="none" w:sz="0" w:space="0" w:color="auto"/>
                <w:right w:val="none" w:sz="0" w:space="0" w:color="auto"/>
              </w:divBdr>
            </w:div>
            <w:div w:id="1342971163">
              <w:marLeft w:val="0"/>
              <w:marRight w:val="0"/>
              <w:marTop w:val="0"/>
              <w:marBottom w:val="0"/>
              <w:divBdr>
                <w:top w:val="none" w:sz="0" w:space="0" w:color="auto"/>
                <w:left w:val="none" w:sz="0" w:space="0" w:color="auto"/>
                <w:bottom w:val="none" w:sz="0" w:space="0" w:color="auto"/>
                <w:right w:val="none" w:sz="0" w:space="0" w:color="auto"/>
              </w:divBdr>
            </w:div>
            <w:div w:id="646275840">
              <w:marLeft w:val="0"/>
              <w:marRight w:val="0"/>
              <w:marTop w:val="0"/>
              <w:marBottom w:val="0"/>
              <w:divBdr>
                <w:top w:val="none" w:sz="0" w:space="0" w:color="auto"/>
                <w:left w:val="none" w:sz="0" w:space="0" w:color="auto"/>
                <w:bottom w:val="none" w:sz="0" w:space="0" w:color="auto"/>
                <w:right w:val="none" w:sz="0" w:space="0" w:color="auto"/>
              </w:divBdr>
            </w:div>
            <w:div w:id="427821627">
              <w:marLeft w:val="0"/>
              <w:marRight w:val="0"/>
              <w:marTop w:val="0"/>
              <w:marBottom w:val="0"/>
              <w:divBdr>
                <w:top w:val="none" w:sz="0" w:space="0" w:color="auto"/>
                <w:left w:val="none" w:sz="0" w:space="0" w:color="auto"/>
                <w:bottom w:val="none" w:sz="0" w:space="0" w:color="auto"/>
                <w:right w:val="none" w:sz="0" w:space="0" w:color="auto"/>
              </w:divBdr>
            </w:div>
            <w:div w:id="1959949325">
              <w:marLeft w:val="0"/>
              <w:marRight w:val="0"/>
              <w:marTop w:val="0"/>
              <w:marBottom w:val="0"/>
              <w:divBdr>
                <w:top w:val="none" w:sz="0" w:space="0" w:color="auto"/>
                <w:left w:val="none" w:sz="0" w:space="0" w:color="auto"/>
                <w:bottom w:val="none" w:sz="0" w:space="0" w:color="auto"/>
                <w:right w:val="none" w:sz="0" w:space="0" w:color="auto"/>
              </w:divBdr>
            </w:div>
            <w:div w:id="1188636080">
              <w:marLeft w:val="0"/>
              <w:marRight w:val="0"/>
              <w:marTop w:val="0"/>
              <w:marBottom w:val="0"/>
              <w:divBdr>
                <w:top w:val="none" w:sz="0" w:space="0" w:color="auto"/>
                <w:left w:val="none" w:sz="0" w:space="0" w:color="auto"/>
                <w:bottom w:val="none" w:sz="0" w:space="0" w:color="auto"/>
                <w:right w:val="none" w:sz="0" w:space="0" w:color="auto"/>
              </w:divBdr>
            </w:div>
            <w:div w:id="1359552276">
              <w:marLeft w:val="0"/>
              <w:marRight w:val="0"/>
              <w:marTop w:val="0"/>
              <w:marBottom w:val="0"/>
              <w:divBdr>
                <w:top w:val="none" w:sz="0" w:space="0" w:color="auto"/>
                <w:left w:val="none" w:sz="0" w:space="0" w:color="auto"/>
                <w:bottom w:val="none" w:sz="0" w:space="0" w:color="auto"/>
                <w:right w:val="none" w:sz="0" w:space="0" w:color="auto"/>
              </w:divBdr>
            </w:div>
            <w:div w:id="1454179885">
              <w:marLeft w:val="0"/>
              <w:marRight w:val="0"/>
              <w:marTop w:val="0"/>
              <w:marBottom w:val="0"/>
              <w:divBdr>
                <w:top w:val="none" w:sz="0" w:space="0" w:color="auto"/>
                <w:left w:val="none" w:sz="0" w:space="0" w:color="auto"/>
                <w:bottom w:val="none" w:sz="0" w:space="0" w:color="auto"/>
                <w:right w:val="none" w:sz="0" w:space="0" w:color="auto"/>
              </w:divBdr>
            </w:div>
            <w:div w:id="1813400782">
              <w:marLeft w:val="0"/>
              <w:marRight w:val="0"/>
              <w:marTop w:val="0"/>
              <w:marBottom w:val="0"/>
              <w:divBdr>
                <w:top w:val="none" w:sz="0" w:space="0" w:color="auto"/>
                <w:left w:val="none" w:sz="0" w:space="0" w:color="auto"/>
                <w:bottom w:val="none" w:sz="0" w:space="0" w:color="auto"/>
                <w:right w:val="none" w:sz="0" w:space="0" w:color="auto"/>
              </w:divBdr>
            </w:div>
            <w:div w:id="3789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phersuite.info/cs/"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megamarket.ru/"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neerc.ifmo.ru/wiki/index.php?title=SSL/T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osuslugi.ru/" TargetMode="External"/><Relationship Id="rId11" Type="http://schemas.openxmlformats.org/officeDocument/2006/relationships/image" Target="media/image4.png"/><Relationship Id="rId24" Type="http://schemas.openxmlformats.org/officeDocument/2006/relationships/hyperlink" Target="https://skillbox.ru/media/code/protokol-ssl-chto-eto-kak-rabotaet-i-zachem-nuzh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abr.com/ru/articles/735866/"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C1276-9ECE-4B40-B851-9D0E599C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18</Pages>
  <Words>2700</Words>
  <Characters>15391</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Сухой</dc:creator>
  <cp:keywords/>
  <dc:description/>
  <cp:lastModifiedBy>Алексей Гришин</cp:lastModifiedBy>
  <cp:revision>100</cp:revision>
  <dcterms:created xsi:type="dcterms:W3CDTF">2023-03-06T18:11:00Z</dcterms:created>
  <dcterms:modified xsi:type="dcterms:W3CDTF">2024-06-28T23:31:00Z</dcterms:modified>
</cp:coreProperties>
</file>